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D30B4" w14:textId="77777777" w:rsidR="004B493B" w:rsidRDefault="004B493B" w:rsidP="00B94AAA">
      <w:pPr>
        <w:pStyle w:val="textnormal"/>
        <w:spacing w:after="0" w:line="240" w:lineRule="auto"/>
        <w:jc w:val="both"/>
        <w:rPr>
          <w:bCs/>
          <w:i/>
          <w:sz w:val="18"/>
          <w:szCs w:val="18"/>
        </w:rPr>
      </w:pPr>
    </w:p>
    <w:p w14:paraId="21C21D8B" w14:textId="77777777" w:rsidR="004B493B" w:rsidRDefault="004B493B" w:rsidP="00B94AAA">
      <w:pPr>
        <w:pStyle w:val="textnormal"/>
        <w:spacing w:after="0" w:line="240" w:lineRule="auto"/>
        <w:jc w:val="both"/>
        <w:rPr>
          <w:bCs/>
          <w:i/>
          <w:sz w:val="18"/>
          <w:szCs w:val="18"/>
        </w:rPr>
      </w:pPr>
    </w:p>
    <w:p w14:paraId="2EF42128" w14:textId="77777777" w:rsidR="00B94AAA" w:rsidRPr="00C81900" w:rsidRDefault="00B94AAA" w:rsidP="00B94AAA">
      <w:pPr>
        <w:pStyle w:val="textnormal"/>
        <w:spacing w:after="0" w:line="240" w:lineRule="auto"/>
        <w:jc w:val="both"/>
        <w:rPr>
          <w:bCs/>
          <w:i/>
          <w:sz w:val="18"/>
          <w:szCs w:val="18"/>
        </w:rPr>
      </w:pPr>
      <w:r w:rsidRPr="00C81900">
        <w:rPr>
          <w:bCs/>
          <w:i/>
          <w:sz w:val="18"/>
          <w:szCs w:val="18"/>
        </w:rPr>
        <w:t>Operational policies provide a framework for consistent application and interpretation of matters by Wimmera CMA. Operational policies are not intended to be applied inflexibly in all circumstances.  Individual circumstances may require a modified application of policy.</w:t>
      </w:r>
    </w:p>
    <w:p w14:paraId="66A8D631" w14:textId="77777777" w:rsidR="00B94AAA" w:rsidRDefault="00B94AAA" w:rsidP="00B94AAA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14:paraId="762E0DC2" w14:textId="77777777" w:rsidR="004B493B" w:rsidRDefault="004B493B" w:rsidP="00B94AAA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14:paraId="5FD2C442" w14:textId="77777777" w:rsidR="00B94AAA" w:rsidRPr="00B94AAA" w:rsidRDefault="00B94AAA" w:rsidP="00B94AA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</w:rPr>
      </w:pPr>
      <w:r w:rsidRPr="00B94AAA">
        <w:rPr>
          <w:rFonts w:ascii="Arial" w:hAnsi="Arial" w:cs="Arial"/>
          <w:b/>
        </w:rPr>
        <w:t>POLICY STATEMENT</w:t>
      </w:r>
    </w:p>
    <w:p w14:paraId="33C010B0" w14:textId="77777777" w:rsidR="00B94AAA" w:rsidRDefault="00B94AAA" w:rsidP="00B94AAA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6A4CFB50" w14:textId="77777777" w:rsidR="00126AED" w:rsidRDefault="00126AED" w:rsidP="00B94AAA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All staff that commence work with Wimmera CMA will be inducted into the organisation in accordance with this policy.</w:t>
      </w:r>
    </w:p>
    <w:p w14:paraId="265221ED" w14:textId="77777777" w:rsidR="00B94AAA" w:rsidRDefault="00B94AAA" w:rsidP="00B94AAA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37EC5039" w14:textId="77777777" w:rsidR="00D86943" w:rsidRDefault="00D86943" w:rsidP="00B94AAA">
      <w:pPr>
        <w:pStyle w:val="NormalWeb"/>
        <w:spacing w:before="0" w:beforeAutospacing="0" w:after="0" w:afterAutospacing="0"/>
        <w:jc w:val="both"/>
        <w:rPr>
          <w:rFonts w:ascii="Verdana" w:hAnsi="Verdana"/>
          <w:color w:val="000000"/>
          <w:sz w:val="19"/>
          <w:szCs w:val="19"/>
        </w:rPr>
      </w:pPr>
      <w:r w:rsidRPr="000B4311">
        <w:rPr>
          <w:rFonts w:ascii="Arial" w:hAnsi="Arial" w:cs="Arial"/>
          <w:sz w:val="22"/>
          <w:szCs w:val="22"/>
        </w:rPr>
        <w:t xml:space="preserve">Wimmera CMA is committed to providing new employees with the relevant information to enable them to understand </w:t>
      </w:r>
      <w:r>
        <w:rPr>
          <w:rFonts w:ascii="Arial" w:hAnsi="Arial" w:cs="Arial"/>
          <w:sz w:val="22"/>
          <w:szCs w:val="22"/>
        </w:rPr>
        <w:t>how the organisation operates</w:t>
      </w:r>
      <w:r w:rsidR="00AF43CC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along with </w:t>
      </w:r>
      <w:r w:rsidRPr="000B4311">
        <w:rPr>
          <w:rFonts w:ascii="Arial" w:hAnsi="Arial" w:cs="Arial"/>
          <w:sz w:val="22"/>
          <w:szCs w:val="22"/>
        </w:rPr>
        <w:t>their responsibilities and entitlements as an employee.</w:t>
      </w:r>
      <w:r w:rsidRPr="000B4311">
        <w:rPr>
          <w:rFonts w:ascii="Verdana" w:hAnsi="Verdana"/>
          <w:color w:val="000000"/>
          <w:sz w:val="19"/>
          <w:szCs w:val="19"/>
        </w:rPr>
        <w:t xml:space="preserve"> </w:t>
      </w:r>
    </w:p>
    <w:p w14:paraId="7FCE6D59" w14:textId="77777777" w:rsidR="00B94AAA" w:rsidRDefault="00B94AAA" w:rsidP="00B94AA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color w:val="000000"/>
        </w:rPr>
      </w:pPr>
    </w:p>
    <w:p w14:paraId="2D45FCF3" w14:textId="77777777" w:rsidR="004B493B" w:rsidRDefault="004B493B" w:rsidP="00B94AA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Purpose</w:t>
      </w:r>
    </w:p>
    <w:p w14:paraId="7105B570" w14:textId="77777777" w:rsidR="004B493B" w:rsidRDefault="004B493B" w:rsidP="00B94AA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color w:val="000000"/>
        </w:rPr>
      </w:pPr>
    </w:p>
    <w:p w14:paraId="030E8E9D" w14:textId="77777777" w:rsidR="004B493B" w:rsidRPr="004B493B" w:rsidRDefault="004B493B" w:rsidP="00B94AAA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B493B">
        <w:rPr>
          <w:rFonts w:ascii="Arial" w:hAnsi="Arial" w:cs="Arial"/>
          <w:sz w:val="22"/>
          <w:szCs w:val="22"/>
        </w:rPr>
        <w:t>To ensure that a consistent process is followed and all documents are signed off and filed on the new employees file.</w:t>
      </w:r>
    </w:p>
    <w:p w14:paraId="6081D980" w14:textId="77777777" w:rsidR="004B493B" w:rsidRPr="00D4659E" w:rsidRDefault="004B493B" w:rsidP="00B94AA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14:paraId="7081F3BE" w14:textId="77777777" w:rsidR="00FE0FC9" w:rsidRPr="00D4659E" w:rsidRDefault="00FE0FC9" w:rsidP="00B94AAA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 w:rsidRPr="00D4659E">
        <w:rPr>
          <w:rFonts w:ascii="Arial" w:hAnsi="Arial" w:cs="Arial"/>
          <w:color w:val="000000"/>
          <w:sz w:val="22"/>
          <w:szCs w:val="22"/>
        </w:rPr>
        <w:t xml:space="preserve">That all new employees are given a </w:t>
      </w:r>
      <w:r w:rsidR="006629CA">
        <w:rPr>
          <w:rFonts w:ascii="Arial" w:hAnsi="Arial" w:cs="Arial"/>
          <w:color w:val="000000"/>
          <w:sz w:val="22"/>
          <w:szCs w:val="22"/>
        </w:rPr>
        <w:t xml:space="preserve">comprehensive </w:t>
      </w:r>
      <w:r w:rsidR="006629CA" w:rsidRPr="00D4659E">
        <w:rPr>
          <w:rFonts w:ascii="Arial" w:hAnsi="Arial" w:cs="Arial"/>
          <w:color w:val="000000"/>
          <w:sz w:val="22"/>
          <w:szCs w:val="22"/>
        </w:rPr>
        <w:t>introduction</w:t>
      </w:r>
      <w:r w:rsidRPr="00D4659E">
        <w:rPr>
          <w:rFonts w:ascii="Arial" w:hAnsi="Arial" w:cs="Arial"/>
          <w:color w:val="000000"/>
          <w:sz w:val="22"/>
          <w:szCs w:val="22"/>
        </w:rPr>
        <w:t xml:space="preserve"> to the organisation, covering off on all areas of the organisation and location and importance of the various policies and procedures.</w:t>
      </w:r>
    </w:p>
    <w:p w14:paraId="4470B49D" w14:textId="77777777" w:rsidR="004B493B" w:rsidRPr="00D4659E" w:rsidRDefault="004B493B" w:rsidP="00B94AA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14:paraId="32CDB6CA" w14:textId="77777777" w:rsidR="004B493B" w:rsidRDefault="004B493B" w:rsidP="00B94AA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color w:val="000000"/>
        </w:rPr>
      </w:pPr>
    </w:p>
    <w:p w14:paraId="18EA2F5D" w14:textId="77777777" w:rsidR="004B493B" w:rsidRDefault="004B493B" w:rsidP="00B94AA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color w:val="000000"/>
        </w:rPr>
      </w:pPr>
    </w:p>
    <w:p w14:paraId="6B27BD4D" w14:textId="77777777" w:rsidR="004B493B" w:rsidRDefault="004B493B" w:rsidP="00B94AA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color w:val="000000"/>
        </w:rPr>
      </w:pPr>
    </w:p>
    <w:p w14:paraId="6E962DDA" w14:textId="77777777" w:rsidR="00FA7142" w:rsidRDefault="00FA7142" w:rsidP="00B94AA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color w:val="000000"/>
        </w:rPr>
        <w:sectPr w:rsidR="00FA7142" w:rsidSect="00B94AA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864" w:right="1296" w:bottom="1008" w:left="1296" w:header="2160" w:footer="562" w:gutter="0"/>
          <w:cols w:space="708"/>
          <w:docGrid w:linePitch="360"/>
        </w:sectPr>
      </w:pPr>
    </w:p>
    <w:p w14:paraId="126A0034" w14:textId="77777777" w:rsidR="004B493B" w:rsidRDefault="004B493B" w:rsidP="00B94AA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color w:val="000000"/>
        </w:rPr>
      </w:pPr>
    </w:p>
    <w:p w14:paraId="0796960C" w14:textId="77777777" w:rsidR="000B4311" w:rsidRPr="000B4311" w:rsidRDefault="004B493B" w:rsidP="00B94AA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br w:type="page"/>
      </w:r>
      <w:r w:rsidR="006E7EC2">
        <w:rPr>
          <w:rFonts w:ascii="Arial" w:hAnsi="Arial" w:cs="Arial"/>
          <w:b/>
          <w:color w:val="000000"/>
        </w:rPr>
        <w:lastRenderedPageBreak/>
        <w:t>RESPONSIBILITIES</w:t>
      </w:r>
    </w:p>
    <w:p w14:paraId="370704F4" w14:textId="77777777" w:rsidR="00B94AAA" w:rsidRDefault="00B94AAA" w:rsidP="00B94AAA">
      <w:pPr>
        <w:pStyle w:val="NormalWeb"/>
        <w:spacing w:before="0" w:beforeAutospacing="0" w:after="0" w:afterAutospacing="0"/>
        <w:rPr>
          <w:rFonts w:ascii="Arial" w:hAnsi="Arial" w:cs="Arial"/>
          <w:b/>
          <w:color w:val="000000"/>
          <w:sz w:val="22"/>
          <w:szCs w:val="22"/>
        </w:rPr>
      </w:pPr>
    </w:p>
    <w:p w14:paraId="2355E021" w14:textId="77777777" w:rsidR="00FE0FC9" w:rsidRPr="000B4311" w:rsidRDefault="00FE0FC9" w:rsidP="00FE0FC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New </w:t>
      </w:r>
      <w:r w:rsidRPr="000B4311">
        <w:rPr>
          <w:rFonts w:ascii="Arial" w:hAnsi="Arial" w:cs="Arial"/>
          <w:b/>
          <w:bCs/>
          <w:sz w:val="22"/>
          <w:szCs w:val="22"/>
        </w:rPr>
        <w:t>Employees:</w:t>
      </w:r>
      <w:r w:rsidRPr="000B4311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30842383" w14:textId="77777777" w:rsidR="00FE0FC9" w:rsidRPr="000B4311" w:rsidRDefault="00FE0FC9" w:rsidP="00FE0FC9">
      <w:pPr>
        <w:pStyle w:val="NormalWeb"/>
        <w:numPr>
          <w:ilvl w:val="0"/>
          <w:numId w:val="12"/>
        </w:numPr>
        <w:spacing w:before="0" w:beforeAutospacing="0" w:after="0" w:afterAutospacing="0"/>
        <w:ind w:hanging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</w:t>
      </w:r>
      <w:r w:rsidRPr="000B4311">
        <w:rPr>
          <w:rFonts w:ascii="Arial" w:hAnsi="Arial" w:cs="Arial"/>
          <w:color w:val="000000"/>
          <w:sz w:val="22"/>
          <w:szCs w:val="22"/>
        </w:rPr>
        <w:t>articipate in the induction process</w:t>
      </w:r>
      <w:r>
        <w:rPr>
          <w:rFonts w:ascii="Arial" w:hAnsi="Arial" w:cs="Arial"/>
          <w:color w:val="000000"/>
          <w:sz w:val="22"/>
          <w:szCs w:val="22"/>
        </w:rPr>
        <w:t xml:space="preserve"> by attending all appointments as identified within the induction </w:t>
      </w:r>
      <w:r w:rsidR="00FA7142">
        <w:rPr>
          <w:rFonts w:ascii="Arial" w:hAnsi="Arial" w:cs="Arial"/>
          <w:color w:val="000000"/>
          <w:sz w:val="22"/>
          <w:szCs w:val="22"/>
        </w:rPr>
        <w:t>meetings document provided</w:t>
      </w:r>
      <w:r>
        <w:rPr>
          <w:rFonts w:ascii="Arial" w:hAnsi="Arial" w:cs="Arial"/>
          <w:color w:val="000000"/>
          <w:sz w:val="22"/>
          <w:szCs w:val="22"/>
        </w:rPr>
        <w:t>;</w:t>
      </w:r>
    </w:p>
    <w:p w14:paraId="5853240B" w14:textId="77777777" w:rsidR="00FE0FC9" w:rsidRPr="000B4311" w:rsidRDefault="00FE0FC9" w:rsidP="00FE0FC9">
      <w:pPr>
        <w:pStyle w:val="NormalWeb"/>
        <w:numPr>
          <w:ilvl w:val="0"/>
          <w:numId w:val="12"/>
        </w:numPr>
        <w:spacing w:before="0" w:beforeAutospacing="0" w:after="0" w:afterAutospacing="0"/>
        <w:ind w:hanging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</w:t>
      </w:r>
      <w:r w:rsidRPr="000B4311">
        <w:rPr>
          <w:rFonts w:ascii="Arial" w:hAnsi="Arial" w:cs="Arial"/>
          <w:color w:val="000000"/>
          <w:sz w:val="22"/>
          <w:szCs w:val="22"/>
        </w:rPr>
        <w:t>ccess induction materials provided</w:t>
      </w:r>
      <w:r w:rsidR="00FA7142">
        <w:rPr>
          <w:rFonts w:ascii="Arial" w:hAnsi="Arial" w:cs="Arial"/>
          <w:color w:val="000000"/>
          <w:sz w:val="22"/>
          <w:szCs w:val="22"/>
        </w:rPr>
        <w:t xml:space="preserve"> via the intranet site - Induction</w:t>
      </w:r>
      <w:r>
        <w:rPr>
          <w:rFonts w:ascii="Arial" w:hAnsi="Arial" w:cs="Arial"/>
          <w:color w:val="000000"/>
          <w:sz w:val="22"/>
          <w:szCs w:val="22"/>
        </w:rPr>
        <w:t>;</w:t>
      </w:r>
    </w:p>
    <w:p w14:paraId="089A9078" w14:textId="77777777" w:rsidR="00FE0FC9" w:rsidRPr="000B4311" w:rsidRDefault="00FE0FC9" w:rsidP="00FE0FC9">
      <w:pPr>
        <w:pStyle w:val="NormalWeb"/>
        <w:numPr>
          <w:ilvl w:val="0"/>
          <w:numId w:val="12"/>
        </w:numPr>
        <w:spacing w:before="0" w:beforeAutospacing="0" w:after="0" w:afterAutospacing="0"/>
        <w:ind w:hanging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</w:t>
      </w:r>
      <w:r w:rsidRPr="000B4311">
        <w:rPr>
          <w:rFonts w:ascii="Arial" w:hAnsi="Arial" w:cs="Arial"/>
          <w:color w:val="000000"/>
          <w:sz w:val="22"/>
          <w:szCs w:val="22"/>
        </w:rPr>
        <w:t>sk questions to clarify understanding and discuss any additional needs with supervisor</w:t>
      </w:r>
      <w:r>
        <w:rPr>
          <w:rFonts w:ascii="Arial" w:hAnsi="Arial" w:cs="Arial"/>
          <w:color w:val="000000"/>
          <w:sz w:val="22"/>
          <w:szCs w:val="22"/>
        </w:rPr>
        <w:t xml:space="preserve"> or HR;</w:t>
      </w:r>
    </w:p>
    <w:p w14:paraId="2CA4F03C" w14:textId="77777777" w:rsidR="00FE0FC9" w:rsidRDefault="00FE0FC9" w:rsidP="00FE0FC9">
      <w:pPr>
        <w:pStyle w:val="NormalWeb"/>
        <w:numPr>
          <w:ilvl w:val="0"/>
          <w:numId w:val="12"/>
        </w:numPr>
        <w:spacing w:before="0" w:beforeAutospacing="0" w:after="0" w:afterAutospacing="0"/>
        <w:ind w:hanging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</w:t>
      </w:r>
      <w:r w:rsidRPr="000B4311">
        <w:rPr>
          <w:rFonts w:ascii="Arial" w:hAnsi="Arial" w:cs="Arial"/>
          <w:color w:val="000000"/>
          <w:sz w:val="22"/>
          <w:szCs w:val="22"/>
        </w:rPr>
        <w:t xml:space="preserve">ign the </w:t>
      </w:r>
      <w:hyperlink r:id="rId18" w:history="1">
        <w:r w:rsidRPr="000B4311">
          <w:rPr>
            <w:rFonts w:ascii="Arial" w:hAnsi="Arial" w:cs="Arial"/>
            <w:color w:val="000000"/>
            <w:sz w:val="22"/>
            <w:szCs w:val="22"/>
          </w:rPr>
          <w:t>checklist</w:t>
        </w:r>
      </w:hyperlink>
      <w:r w:rsidRPr="000B4311">
        <w:rPr>
          <w:rFonts w:ascii="Arial" w:hAnsi="Arial" w:cs="Arial"/>
          <w:color w:val="000000"/>
          <w:sz w:val="22"/>
          <w:szCs w:val="22"/>
        </w:rPr>
        <w:t xml:space="preserve"> confirming receipt of information</w:t>
      </w:r>
      <w:r>
        <w:rPr>
          <w:rFonts w:ascii="Arial" w:hAnsi="Arial" w:cs="Arial"/>
          <w:color w:val="000000"/>
          <w:sz w:val="22"/>
          <w:szCs w:val="22"/>
        </w:rPr>
        <w:t xml:space="preserve"> and attendance at allocated appointment times.</w:t>
      </w:r>
    </w:p>
    <w:p w14:paraId="4EA100D1" w14:textId="77777777" w:rsidR="00FE0FC9" w:rsidRPr="000B4311" w:rsidRDefault="00FE0FC9" w:rsidP="00FE0FC9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2"/>
          <w:szCs w:val="22"/>
        </w:rPr>
      </w:pPr>
    </w:p>
    <w:p w14:paraId="11A935A9" w14:textId="77777777" w:rsidR="00FE0FC9" w:rsidRPr="000B4311" w:rsidRDefault="00FE0FC9" w:rsidP="00FE0FC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 w:rsidRPr="000B4311">
        <w:rPr>
          <w:rFonts w:ascii="Arial" w:hAnsi="Arial" w:cs="Arial"/>
          <w:b/>
          <w:bCs/>
          <w:sz w:val="22"/>
          <w:szCs w:val="22"/>
        </w:rPr>
        <w:t>Managers</w:t>
      </w:r>
    </w:p>
    <w:p w14:paraId="237C3ECE" w14:textId="77777777" w:rsidR="00FE0FC9" w:rsidRPr="000B4311" w:rsidRDefault="00FE0FC9" w:rsidP="00FE0FC9">
      <w:pPr>
        <w:pStyle w:val="NormalWeb"/>
        <w:numPr>
          <w:ilvl w:val="0"/>
          <w:numId w:val="12"/>
        </w:numPr>
        <w:spacing w:before="0" w:beforeAutospacing="0" w:after="0" w:afterAutospacing="0"/>
        <w:ind w:hanging="720"/>
        <w:jc w:val="both"/>
        <w:rPr>
          <w:rFonts w:ascii="Arial" w:hAnsi="Arial" w:cs="Arial"/>
          <w:color w:val="000000"/>
          <w:sz w:val="22"/>
          <w:szCs w:val="22"/>
        </w:rPr>
      </w:pPr>
      <w:r w:rsidRPr="000B4311">
        <w:rPr>
          <w:rFonts w:ascii="Arial" w:hAnsi="Arial" w:cs="Arial"/>
          <w:color w:val="000000"/>
          <w:sz w:val="22"/>
          <w:szCs w:val="22"/>
        </w:rPr>
        <w:t xml:space="preserve">Liaise with HR to ensure newly appointed employees </w:t>
      </w:r>
      <w:r>
        <w:rPr>
          <w:rFonts w:ascii="Arial" w:hAnsi="Arial" w:cs="Arial"/>
          <w:color w:val="000000"/>
          <w:sz w:val="22"/>
          <w:szCs w:val="22"/>
        </w:rPr>
        <w:t xml:space="preserve">are provided </w:t>
      </w:r>
      <w:r w:rsidRPr="000B4311">
        <w:rPr>
          <w:rFonts w:ascii="Arial" w:hAnsi="Arial" w:cs="Arial"/>
          <w:color w:val="000000"/>
          <w:sz w:val="22"/>
          <w:szCs w:val="22"/>
        </w:rPr>
        <w:t>with accurate, current, appropriate and relevant information prior to and on arrival in the workplace</w:t>
      </w:r>
      <w:r>
        <w:rPr>
          <w:rFonts w:ascii="Arial" w:hAnsi="Arial" w:cs="Arial"/>
          <w:color w:val="000000"/>
          <w:sz w:val="22"/>
          <w:szCs w:val="22"/>
        </w:rPr>
        <w:t>;</w:t>
      </w:r>
    </w:p>
    <w:p w14:paraId="70823754" w14:textId="77777777" w:rsidR="00FE0FC9" w:rsidRDefault="00FE0FC9" w:rsidP="00FE0FC9">
      <w:pPr>
        <w:pStyle w:val="NormalWeb"/>
        <w:numPr>
          <w:ilvl w:val="0"/>
          <w:numId w:val="12"/>
        </w:numPr>
        <w:spacing w:before="0" w:beforeAutospacing="0" w:after="0" w:afterAutospacing="0"/>
        <w:ind w:hanging="720"/>
        <w:jc w:val="both"/>
        <w:rPr>
          <w:rFonts w:ascii="Arial" w:hAnsi="Arial" w:cs="Arial"/>
          <w:color w:val="000000"/>
          <w:sz w:val="22"/>
          <w:szCs w:val="22"/>
        </w:rPr>
      </w:pPr>
      <w:r w:rsidRPr="000B4311">
        <w:rPr>
          <w:rFonts w:ascii="Arial" w:hAnsi="Arial" w:cs="Arial"/>
          <w:color w:val="000000"/>
          <w:sz w:val="22"/>
          <w:szCs w:val="22"/>
        </w:rPr>
        <w:t xml:space="preserve">Provide information on the </w:t>
      </w:r>
      <w:r>
        <w:rPr>
          <w:rFonts w:ascii="Arial" w:hAnsi="Arial" w:cs="Arial"/>
          <w:color w:val="000000"/>
          <w:sz w:val="22"/>
          <w:szCs w:val="22"/>
        </w:rPr>
        <w:t>induction checklist</w:t>
      </w:r>
      <w:r w:rsidRPr="000B4311">
        <w:rPr>
          <w:rFonts w:ascii="Arial" w:hAnsi="Arial" w:cs="Arial"/>
          <w:color w:val="000000"/>
          <w:sz w:val="22"/>
          <w:szCs w:val="22"/>
        </w:rPr>
        <w:t>, as appropr</w:t>
      </w:r>
      <w:r>
        <w:rPr>
          <w:rFonts w:ascii="Arial" w:hAnsi="Arial" w:cs="Arial"/>
          <w:color w:val="000000"/>
          <w:sz w:val="22"/>
          <w:szCs w:val="22"/>
        </w:rPr>
        <w:t>iate to the individual's equipment needs;</w:t>
      </w:r>
    </w:p>
    <w:p w14:paraId="4E919131" w14:textId="77777777" w:rsidR="00FE0FC9" w:rsidRPr="000B4311" w:rsidRDefault="00FE0FC9" w:rsidP="00FE0FC9">
      <w:pPr>
        <w:pStyle w:val="NormalWeb"/>
        <w:numPr>
          <w:ilvl w:val="0"/>
          <w:numId w:val="12"/>
        </w:numPr>
        <w:spacing w:before="0" w:beforeAutospacing="0" w:after="0" w:afterAutospacing="0"/>
        <w:ind w:hanging="72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</w:t>
      </w:r>
      <w:r w:rsidRPr="000B4311">
        <w:rPr>
          <w:rFonts w:ascii="Arial" w:hAnsi="Arial" w:cs="Arial"/>
          <w:color w:val="000000"/>
          <w:sz w:val="22"/>
          <w:szCs w:val="22"/>
        </w:rPr>
        <w:t xml:space="preserve">rovide an induction </w:t>
      </w:r>
      <w:r>
        <w:rPr>
          <w:rFonts w:ascii="Arial" w:hAnsi="Arial" w:cs="Arial"/>
          <w:color w:val="000000"/>
          <w:sz w:val="22"/>
          <w:szCs w:val="22"/>
        </w:rPr>
        <w:t xml:space="preserve">to the role </w:t>
      </w:r>
      <w:r w:rsidRPr="000B4311">
        <w:rPr>
          <w:rFonts w:ascii="Arial" w:hAnsi="Arial" w:cs="Arial"/>
          <w:color w:val="000000"/>
          <w:sz w:val="22"/>
          <w:szCs w:val="22"/>
        </w:rPr>
        <w:t xml:space="preserve">that enables employees to adapt to their new job as quickly and smoothly as possible and that fosters the personal and professional development </w:t>
      </w:r>
      <w:r w:rsidR="00BF2D06">
        <w:rPr>
          <w:rFonts w:ascii="Arial" w:hAnsi="Arial" w:cs="Arial"/>
          <w:color w:val="000000"/>
          <w:sz w:val="22"/>
          <w:szCs w:val="22"/>
        </w:rPr>
        <w:t>with</w:t>
      </w:r>
      <w:r w:rsidRPr="000B4311">
        <w:rPr>
          <w:rFonts w:ascii="Arial" w:hAnsi="Arial" w:cs="Arial"/>
          <w:color w:val="000000"/>
          <w:sz w:val="22"/>
          <w:szCs w:val="22"/>
        </w:rPr>
        <w:t xml:space="preserve"> existing employees</w:t>
      </w:r>
      <w:r>
        <w:rPr>
          <w:rFonts w:ascii="Arial" w:hAnsi="Arial" w:cs="Arial"/>
          <w:color w:val="000000"/>
          <w:sz w:val="22"/>
          <w:szCs w:val="22"/>
        </w:rPr>
        <w:t>;</w:t>
      </w:r>
    </w:p>
    <w:p w14:paraId="417BF26C" w14:textId="77777777" w:rsidR="00FE0FC9" w:rsidRDefault="00FE0FC9" w:rsidP="00FE0FC9">
      <w:pPr>
        <w:pStyle w:val="NormalWeb"/>
        <w:numPr>
          <w:ilvl w:val="0"/>
          <w:numId w:val="12"/>
        </w:numPr>
        <w:spacing w:before="0" w:beforeAutospacing="0" w:after="0" w:afterAutospacing="0"/>
        <w:ind w:hanging="720"/>
        <w:jc w:val="both"/>
        <w:rPr>
          <w:rFonts w:ascii="Arial" w:hAnsi="Arial" w:cs="Arial"/>
          <w:sz w:val="22"/>
          <w:szCs w:val="22"/>
        </w:rPr>
      </w:pPr>
      <w:r w:rsidRPr="00126AED">
        <w:rPr>
          <w:rFonts w:ascii="Arial" w:hAnsi="Arial" w:cs="Arial"/>
          <w:color w:val="000000"/>
          <w:sz w:val="22"/>
          <w:szCs w:val="22"/>
        </w:rPr>
        <w:t>Ensure that a draft probationary plan is prepared to discuss with the new employee upon their commencement.</w:t>
      </w:r>
      <w:r w:rsidRPr="00126AE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</w:t>
      </w:r>
    </w:p>
    <w:p w14:paraId="4B0FE91C" w14:textId="77777777" w:rsidR="00FE0FC9" w:rsidRPr="002C245D" w:rsidRDefault="00FE0FC9" w:rsidP="00317B3F">
      <w:pPr>
        <w:pStyle w:val="NormalWeb"/>
        <w:numPr>
          <w:ilvl w:val="0"/>
          <w:numId w:val="12"/>
        </w:numPr>
        <w:spacing w:before="0" w:beforeAutospacing="0" w:after="0" w:afterAutospacing="0"/>
        <w:ind w:hanging="720"/>
        <w:jc w:val="both"/>
        <w:rPr>
          <w:rFonts w:ascii="Arial" w:hAnsi="Arial" w:cs="Arial"/>
          <w:color w:val="000000"/>
          <w:sz w:val="22"/>
          <w:szCs w:val="22"/>
        </w:rPr>
      </w:pPr>
      <w:r w:rsidRPr="002C245D">
        <w:rPr>
          <w:rFonts w:ascii="Arial" w:hAnsi="Arial" w:cs="Arial"/>
          <w:sz w:val="22"/>
          <w:szCs w:val="22"/>
        </w:rPr>
        <w:t xml:space="preserve">That the probationary plan is then worked through during the </w:t>
      </w:r>
      <w:r w:rsidR="002C245D">
        <w:rPr>
          <w:rFonts w:ascii="Arial" w:hAnsi="Arial" w:cs="Arial"/>
          <w:sz w:val="22"/>
          <w:szCs w:val="22"/>
        </w:rPr>
        <w:t>probation</w:t>
      </w:r>
      <w:r w:rsidRPr="002C245D">
        <w:rPr>
          <w:rFonts w:ascii="Arial" w:hAnsi="Arial" w:cs="Arial"/>
          <w:sz w:val="22"/>
          <w:szCs w:val="22"/>
        </w:rPr>
        <w:t xml:space="preserve"> </w:t>
      </w:r>
      <w:r w:rsidR="002C245D">
        <w:rPr>
          <w:rFonts w:ascii="Arial" w:hAnsi="Arial" w:cs="Arial"/>
          <w:sz w:val="22"/>
          <w:szCs w:val="22"/>
        </w:rPr>
        <w:t>period before being finalised an</w:t>
      </w:r>
      <w:r w:rsidR="00BF2D06">
        <w:rPr>
          <w:rFonts w:ascii="Arial" w:hAnsi="Arial" w:cs="Arial"/>
          <w:sz w:val="22"/>
          <w:szCs w:val="22"/>
        </w:rPr>
        <w:t>d</w:t>
      </w:r>
      <w:r w:rsidR="002C245D">
        <w:rPr>
          <w:rFonts w:ascii="Arial" w:hAnsi="Arial" w:cs="Arial"/>
          <w:sz w:val="22"/>
          <w:szCs w:val="22"/>
        </w:rPr>
        <w:t xml:space="preserve"> forwarded to HR advising of either successful / unsuccessful completion of the probationary period.</w:t>
      </w:r>
    </w:p>
    <w:p w14:paraId="3C6EA2C6" w14:textId="77777777" w:rsidR="002C245D" w:rsidRPr="002C245D" w:rsidRDefault="002C245D" w:rsidP="002C245D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  <w:color w:val="000000"/>
          <w:sz w:val="22"/>
          <w:szCs w:val="22"/>
        </w:rPr>
      </w:pPr>
    </w:p>
    <w:p w14:paraId="7B676A55" w14:textId="77777777" w:rsidR="00FE0FC9" w:rsidRDefault="00FE0FC9" w:rsidP="00FE0FC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126AED">
        <w:rPr>
          <w:rFonts w:ascii="Arial" w:hAnsi="Arial" w:cs="Arial"/>
          <w:color w:val="000000"/>
          <w:sz w:val="22"/>
          <w:szCs w:val="22"/>
        </w:rPr>
        <w:t xml:space="preserve">Follow up to ensure that all facets of the induction process have been completed and documentation returned to HR for filing on the employees personnel file. </w:t>
      </w:r>
    </w:p>
    <w:p w14:paraId="49672801" w14:textId="77777777" w:rsidR="00FE0FC9" w:rsidRDefault="00FE0FC9" w:rsidP="00FE0FC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15768236" w14:textId="77777777" w:rsidR="000B4311" w:rsidRDefault="000B4311" w:rsidP="00B94AAA">
      <w:pPr>
        <w:pStyle w:val="NormalWeb"/>
        <w:spacing w:before="0" w:beforeAutospacing="0" w:after="0" w:afterAutospacing="0"/>
        <w:rPr>
          <w:rFonts w:ascii="Arial" w:hAnsi="Arial" w:cs="Arial"/>
          <w:b/>
          <w:color w:val="000000"/>
          <w:sz w:val="22"/>
          <w:szCs w:val="22"/>
        </w:rPr>
      </w:pPr>
      <w:r w:rsidRPr="000B4311">
        <w:rPr>
          <w:rFonts w:ascii="Arial" w:hAnsi="Arial" w:cs="Arial"/>
          <w:b/>
          <w:color w:val="000000"/>
          <w:sz w:val="22"/>
          <w:szCs w:val="22"/>
        </w:rPr>
        <w:t>Human Resources</w:t>
      </w:r>
      <w:r w:rsidR="00BF2D06">
        <w:rPr>
          <w:rFonts w:ascii="Arial" w:hAnsi="Arial" w:cs="Arial"/>
          <w:b/>
          <w:color w:val="000000"/>
          <w:sz w:val="22"/>
          <w:szCs w:val="22"/>
        </w:rPr>
        <w:t xml:space="preserve"> (HR)</w:t>
      </w:r>
    </w:p>
    <w:p w14:paraId="7E6E0EE8" w14:textId="77777777" w:rsidR="000C4B7B" w:rsidRDefault="000C4B7B" w:rsidP="00B94AAA">
      <w:pPr>
        <w:pStyle w:val="NormalWeb"/>
        <w:numPr>
          <w:ilvl w:val="0"/>
          <w:numId w:val="12"/>
        </w:numPr>
        <w:spacing w:before="0" w:beforeAutospacing="0" w:after="0" w:afterAutospacing="0"/>
        <w:ind w:hanging="72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To ensure that the appropriate steps are in place to ensure that all new employees have a positive introduction to the wor</w:t>
      </w:r>
      <w:r w:rsidR="00B94AAA">
        <w:rPr>
          <w:rFonts w:ascii="Arial" w:hAnsi="Arial" w:cs="Arial"/>
          <w:color w:val="000000"/>
          <w:sz w:val="22"/>
          <w:szCs w:val="22"/>
        </w:rPr>
        <w:t>kplace upon commencement;</w:t>
      </w:r>
    </w:p>
    <w:p w14:paraId="5F3ECA73" w14:textId="77777777" w:rsidR="000C4B7B" w:rsidRDefault="000C4B7B" w:rsidP="00B94AAA">
      <w:pPr>
        <w:pStyle w:val="NormalWeb"/>
        <w:numPr>
          <w:ilvl w:val="0"/>
          <w:numId w:val="12"/>
        </w:numPr>
        <w:spacing w:before="0" w:beforeAutospacing="0" w:after="0" w:afterAutospacing="0"/>
        <w:ind w:hanging="720"/>
        <w:jc w:val="both"/>
        <w:rPr>
          <w:rFonts w:ascii="Arial" w:hAnsi="Arial" w:cs="Arial"/>
          <w:color w:val="000000"/>
          <w:sz w:val="22"/>
          <w:szCs w:val="22"/>
        </w:rPr>
      </w:pPr>
      <w:r w:rsidRPr="000C4B7B">
        <w:rPr>
          <w:rFonts w:ascii="Arial" w:hAnsi="Arial" w:cs="Arial"/>
          <w:color w:val="000000"/>
          <w:sz w:val="22"/>
          <w:szCs w:val="22"/>
        </w:rPr>
        <w:t xml:space="preserve">To liaise with </w:t>
      </w:r>
      <w:r w:rsidR="00FE0FC9">
        <w:rPr>
          <w:rFonts w:ascii="Arial" w:hAnsi="Arial" w:cs="Arial"/>
          <w:color w:val="000000"/>
          <w:sz w:val="22"/>
          <w:szCs w:val="22"/>
        </w:rPr>
        <w:t xml:space="preserve">the </w:t>
      </w:r>
      <w:r w:rsidRPr="000C4B7B">
        <w:rPr>
          <w:rFonts w:ascii="Arial" w:hAnsi="Arial" w:cs="Arial"/>
          <w:color w:val="000000"/>
          <w:sz w:val="22"/>
          <w:szCs w:val="22"/>
        </w:rPr>
        <w:t>Program Manager and Corporate</w:t>
      </w:r>
      <w:r w:rsidR="00917846">
        <w:rPr>
          <w:rFonts w:ascii="Arial" w:hAnsi="Arial" w:cs="Arial"/>
          <w:color w:val="000000"/>
          <w:sz w:val="22"/>
          <w:szCs w:val="22"/>
        </w:rPr>
        <w:t xml:space="preserve"> </w:t>
      </w:r>
      <w:r w:rsidR="00FA7142">
        <w:rPr>
          <w:rFonts w:ascii="Arial" w:hAnsi="Arial" w:cs="Arial"/>
          <w:color w:val="000000"/>
          <w:sz w:val="22"/>
          <w:szCs w:val="22"/>
        </w:rPr>
        <w:t>Support</w:t>
      </w:r>
      <w:r w:rsidRPr="000C4B7B">
        <w:rPr>
          <w:rFonts w:ascii="Arial" w:hAnsi="Arial" w:cs="Arial"/>
          <w:color w:val="000000"/>
          <w:sz w:val="22"/>
          <w:szCs w:val="22"/>
        </w:rPr>
        <w:t xml:space="preserve"> to establish asset requirements for new employee</w:t>
      </w:r>
      <w:r w:rsidR="00B94AAA">
        <w:rPr>
          <w:rFonts w:ascii="Arial" w:hAnsi="Arial" w:cs="Arial"/>
          <w:color w:val="000000"/>
          <w:sz w:val="22"/>
          <w:szCs w:val="22"/>
        </w:rPr>
        <w:t>;</w:t>
      </w:r>
    </w:p>
    <w:p w14:paraId="06E97479" w14:textId="77777777" w:rsidR="000C4B7B" w:rsidRDefault="000C4B7B" w:rsidP="00B94AAA">
      <w:pPr>
        <w:pStyle w:val="NormalWeb"/>
        <w:numPr>
          <w:ilvl w:val="0"/>
          <w:numId w:val="12"/>
        </w:numPr>
        <w:spacing w:before="0" w:beforeAutospacing="0" w:after="0" w:afterAutospacing="0"/>
        <w:ind w:hanging="72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To ensure that Corporate</w:t>
      </w:r>
      <w:r w:rsidR="00917846">
        <w:rPr>
          <w:rFonts w:ascii="Arial" w:hAnsi="Arial" w:cs="Arial"/>
          <w:color w:val="000000"/>
          <w:sz w:val="22"/>
          <w:szCs w:val="22"/>
        </w:rPr>
        <w:t xml:space="preserve"> S</w:t>
      </w:r>
      <w:r w:rsidR="00FA7142">
        <w:rPr>
          <w:rFonts w:ascii="Arial" w:hAnsi="Arial" w:cs="Arial"/>
          <w:color w:val="000000"/>
          <w:sz w:val="22"/>
          <w:szCs w:val="22"/>
        </w:rPr>
        <w:t>upport</w:t>
      </w:r>
      <w:r>
        <w:rPr>
          <w:rFonts w:ascii="Arial" w:hAnsi="Arial" w:cs="Arial"/>
          <w:color w:val="000000"/>
          <w:sz w:val="22"/>
          <w:szCs w:val="22"/>
        </w:rPr>
        <w:t xml:space="preserve"> has all relevant information to prepare </w:t>
      </w:r>
      <w:ins w:id="0" w:author="Nicole Netherway" w:date="2023-08-25T10:21:00Z">
        <w:r w:rsidR="006629CA">
          <w:rPr>
            <w:rFonts w:ascii="Arial" w:hAnsi="Arial" w:cs="Arial"/>
            <w:color w:val="000000"/>
            <w:sz w:val="22"/>
            <w:szCs w:val="22"/>
          </w:rPr>
          <w:t>for the</w:t>
        </w:r>
      </w:ins>
      <w:r>
        <w:rPr>
          <w:rFonts w:ascii="Arial" w:hAnsi="Arial" w:cs="Arial"/>
          <w:color w:val="000000"/>
          <w:sz w:val="22"/>
          <w:szCs w:val="22"/>
        </w:rPr>
        <w:t xml:space="preserve"> induction </w:t>
      </w:r>
      <w:r w:rsidR="006629CA">
        <w:rPr>
          <w:rFonts w:ascii="Arial" w:hAnsi="Arial" w:cs="Arial"/>
          <w:color w:val="000000"/>
          <w:sz w:val="22"/>
          <w:szCs w:val="22"/>
        </w:rPr>
        <w:t>an</w:t>
      </w:r>
      <w:r>
        <w:rPr>
          <w:rFonts w:ascii="Arial" w:hAnsi="Arial" w:cs="Arial"/>
          <w:color w:val="000000"/>
          <w:sz w:val="22"/>
          <w:szCs w:val="22"/>
        </w:rPr>
        <w:t>d arrange required assets and equipment prior to employee commencing</w:t>
      </w:r>
      <w:r w:rsidR="00B94AAA">
        <w:rPr>
          <w:rFonts w:ascii="Arial" w:hAnsi="Arial" w:cs="Arial"/>
          <w:color w:val="000000"/>
          <w:sz w:val="22"/>
          <w:szCs w:val="22"/>
        </w:rPr>
        <w:t>;</w:t>
      </w:r>
    </w:p>
    <w:p w14:paraId="4525FF81" w14:textId="77777777" w:rsidR="000B4311" w:rsidRDefault="000C4B7B" w:rsidP="00B94AAA">
      <w:pPr>
        <w:pStyle w:val="NormalWeb"/>
        <w:numPr>
          <w:ilvl w:val="0"/>
          <w:numId w:val="12"/>
        </w:numPr>
        <w:spacing w:before="0" w:beforeAutospacing="0" w:after="0" w:afterAutospacing="0"/>
        <w:ind w:hanging="720"/>
        <w:jc w:val="both"/>
        <w:rPr>
          <w:rFonts w:ascii="Arial" w:hAnsi="Arial" w:cs="Arial"/>
          <w:color w:val="000000"/>
          <w:sz w:val="22"/>
          <w:szCs w:val="22"/>
        </w:rPr>
      </w:pPr>
      <w:r w:rsidRPr="000C4B7B">
        <w:rPr>
          <w:rFonts w:ascii="Arial" w:hAnsi="Arial" w:cs="Arial"/>
          <w:color w:val="000000"/>
          <w:sz w:val="22"/>
          <w:szCs w:val="22"/>
        </w:rPr>
        <w:t xml:space="preserve">To </w:t>
      </w:r>
      <w:r w:rsidR="0038382D">
        <w:rPr>
          <w:rFonts w:ascii="Arial" w:hAnsi="Arial" w:cs="Arial"/>
          <w:color w:val="000000"/>
          <w:sz w:val="22"/>
          <w:szCs w:val="22"/>
        </w:rPr>
        <w:t>work with the</w:t>
      </w:r>
      <w:r w:rsidRPr="000C4B7B">
        <w:rPr>
          <w:rFonts w:ascii="Arial" w:hAnsi="Arial" w:cs="Arial"/>
          <w:color w:val="000000"/>
          <w:sz w:val="22"/>
          <w:szCs w:val="22"/>
        </w:rPr>
        <w:t xml:space="preserve"> Program Manager </w:t>
      </w:r>
      <w:r w:rsidR="00B81421">
        <w:rPr>
          <w:rFonts w:ascii="Arial" w:hAnsi="Arial" w:cs="Arial"/>
          <w:color w:val="000000"/>
          <w:sz w:val="22"/>
          <w:szCs w:val="22"/>
        </w:rPr>
        <w:t xml:space="preserve">to </w:t>
      </w:r>
      <w:r w:rsidR="0038382D">
        <w:rPr>
          <w:rFonts w:ascii="Arial" w:hAnsi="Arial" w:cs="Arial"/>
          <w:color w:val="000000"/>
          <w:sz w:val="22"/>
          <w:szCs w:val="22"/>
        </w:rPr>
        <w:t xml:space="preserve">ensure that </w:t>
      </w:r>
      <w:r w:rsidRPr="000C4B7B">
        <w:rPr>
          <w:rFonts w:ascii="Arial" w:hAnsi="Arial" w:cs="Arial"/>
          <w:color w:val="000000"/>
          <w:sz w:val="22"/>
          <w:szCs w:val="22"/>
        </w:rPr>
        <w:t xml:space="preserve">all relevant information as required </w:t>
      </w:r>
      <w:r w:rsidR="00B81421">
        <w:rPr>
          <w:rFonts w:ascii="Arial" w:hAnsi="Arial" w:cs="Arial"/>
          <w:color w:val="000000"/>
          <w:sz w:val="22"/>
          <w:szCs w:val="22"/>
        </w:rPr>
        <w:t xml:space="preserve">from </w:t>
      </w:r>
      <w:r w:rsidRPr="000C4B7B">
        <w:rPr>
          <w:rFonts w:ascii="Arial" w:hAnsi="Arial" w:cs="Arial"/>
          <w:color w:val="000000"/>
          <w:sz w:val="22"/>
          <w:szCs w:val="22"/>
        </w:rPr>
        <w:t>the induction checklist</w:t>
      </w:r>
      <w:r w:rsidR="0038382D">
        <w:rPr>
          <w:rFonts w:ascii="Arial" w:hAnsi="Arial" w:cs="Arial"/>
          <w:color w:val="000000"/>
          <w:sz w:val="22"/>
          <w:szCs w:val="22"/>
        </w:rPr>
        <w:t xml:space="preserve"> is provided</w:t>
      </w:r>
      <w:r w:rsidR="00B94AAA">
        <w:rPr>
          <w:rFonts w:ascii="Arial" w:hAnsi="Arial" w:cs="Arial"/>
          <w:color w:val="000000"/>
          <w:sz w:val="22"/>
          <w:szCs w:val="22"/>
        </w:rPr>
        <w:t>;</w:t>
      </w:r>
    </w:p>
    <w:p w14:paraId="5DC7BE85" w14:textId="77777777" w:rsidR="0038382D" w:rsidRDefault="0038382D" w:rsidP="00B94AAA">
      <w:pPr>
        <w:pStyle w:val="NormalWeb"/>
        <w:numPr>
          <w:ilvl w:val="0"/>
          <w:numId w:val="12"/>
        </w:numPr>
        <w:spacing w:before="0" w:beforeAutospacing="0" w:after="0" w:afterAutospacing="0"/>
        <w:ind w:hanging="72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Coordinate Induction Action List</w:t>
      </w:r>
      <w:r w:rsidR="00B94AAA">
        <w:rPr>
          <w:rFonts w:ascii="Arial" w:hAnsi="Arial" w:cs="Arial"/>
          <w:color w:val="000000"/>
          <w:sz w:val="22"/>
          <w:szCs w:val="22"/>
        </w:rPr>
        <w:t>.</w:t>
      </w:r>
    </w:p>
    <w:p w14:paraId="52E4D92B" w14:textId="77777777" w:rsidR="00B94AAA" w:rsidRDefault="00B94AAA" w:rsidP="00B94AAA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</w:p>
    <w:p w14:paraId="306C3332" w14:textId="77777777" w:rsidR="0000447D" w:rsidRPr="001F55AC" w:rsidRDefault="00B94AAA" w:rsidP="00B94AAA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  <w:r w:rsidR="0000447D" w:rsidRPr="001F55AC">
        <w:rPr>
          <w:rFonts w:ascii="Arial" w:hAnsi="Arial" w:cs="Arial"/>
          <w:b/>
          <w:sz w:val="22"/>
          <w:szCs w:val="22"/>
        </w:rPr>
        <w:lastRenderedPageBreak/>
        <w:t>PROCEDURE</w:t>
      </w:r>
    </w:p>
    <w:p w14:paraId="41F4C035" w14:textId="77777777" w:rsidR="00B90AFD" w:rsidRPr="001F55AC" w:rsidRDefault="00B90AFD" w:rsidP="00B94AAA">
      <w:pPr>
        <w:rPr>
          <w:rFonts w:ascii="Arial" w:hAnsi="Arial" w:cs="Arial"/>
          <w:b/>
          <w:sz w:val="22"/>
          <w:szCs w:val="22"/>
        </w:rPr>
      </w:pPr>
    </w:p>
    <w:p w14:paraId="657E9030" w14:textId="77777777" w:rsidR="0000447D" w:rsidRDefault="001F55AC" w:rsidP="00B94AAA">
      <w:pPr>
        <w:jc w:val="both"/>
        <w:rPr>
          <w:rFonts w:ascii="Arial" w:hAnsi="Arial" w:cs="Arial"/>
          <w:sz w:val="22"/>
          <w:szCs w:val="22"/>
        </w:rPr>
      </w:pPr>
      <w:r w:rsidRPr="000B4311">
        <w:rPr>
          <w:rFonts w:ascii="Arial" w:hAnsi="Arial" w:cs="Arial"/>
          <w:sz w:val="22"/>
          <w:szCs w:val="22"/>
        </w:rPr>
        <w:t xml:space="preserve">This procedure provides a guide to induction for new employees </w:t>
      </w:r>
      <w:r w:rsidR="00D86943">
        <w:rPr>
          <w:rFonts w:ascii="Arial" w:hAnsi="Arial" w:cs="Arial"/>
          <w:sz w:val="22"/>
          <w:szCs w:val="22"/>
        </w:rPr>
        <w:t xml:space="preserve">commencing work with </w:t>
      </w:r>
      <w:r w:rsidRPr="000B4311">
        <w:rPr>
          <w:rFonts w:ascii="Arial" w:hAnsi="Arial" w:cs="Arial"/>
          <w:sz w:val="22"/>
          <w:szCs w:val="22"/>
        </w:rPr>
        <w:t>Wimmera CMA.</w:t>
      </w:r>
      <w:r w:rsidR="001D6BF5">
        <w:rPr>
          <w:rFonts w:ascii="Arial" w:hAnsi="Arial" w:cs="Arial"/>
          <w:sz w:val="22"/>
          <w:szCs w:val="22"/>
        </w:rPr>
        <w:t xml:space="preserve"> A modified version will be delivered for work experience or short term contracted employees which will exclude some aspects including payroll.</w:t>
      </w:r>
    </w:p>
    <w:p w14:paraId="436E6099" w14:textId="77777777" w:rsidR="00A574B1" w:rsidRDefault="00A574B1" w:rsidP="00B94AAA">
      <w:pPr>
        <w:jc w:val="both"/>
        <w:rPr>
          <w:rFonts w:ascii="Arial" w:hAnsi="Arial" w:cs="Arial"/>
          <w:sz w:val="22"/>
          <w:szCs w:val="22"/>
        </w:rPr>
      </w:pPr>
    </w:p>
    <w:p w14:paraId="7C7C9B48" w14:textId="77777777" w:rsidR="00A574B1" w:rsidRDefault="00A574B1" w:rsidP="00B94AAA">
      <w:pPr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Organisational</w:t>
      </w:r>
      <w:r w:rsidRPr="00D86943">
        <w:rPr>
          <w:rFonts w:ascii="Arial" w:hAnsi="Arial" w:cs="Arial"/>
          <w:color w:val="000000"/>
          <w:sz w:val="22"/>
          <w:szCs w:val="22"/>
        </w:rPr>
        <w:t xml:space="preserve"> induction provides information about the workplace including systems, policies, procedures, protocols, teams, equipment and facilities that employees need to know to function in their new role </w:t>
      </w:r>
    </w:p>
    <w:p w14:paraId="535E00DB" w14:textId="77777777" w:rsidR="000A40E1" w:rsidRDefault="000A40E1" w:rsidP="00B94AAA">
      <w:pPr>
        <w:jc w:val="both"/>
        <w:rPr>
          <w:rFonts w:ascii="Arial" w:hAnsi="Arial" w:cs="Arial"/>
          <w:color w:val="000000"/>
          <w:sz w:val="22"/>
          <w:szCs w:val="22"/>
        </w:rPr>
      </w:pPr>
    </w:p>
    <w:p w14:paraId="5853BA62" w14:textId="77777777" w:rsidR="000A40E1" w:rsidRDefault="000A40E1" w:rsidP="00B94AAA">
      <w:pPr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This will be introduced via meetings booked with relevant staff during each new employees first week at work; these meetings will be in the following areas:</w:t>
      </w:r>
    </w:p>
    <w:p w14:paraId="1F221FDD" w14:textId="77777777" w:rsidR="00A574B1" w:rsidRDefault="00A574B1" w:rsidP="00B94AAA">
      <w:pPr>
        <w:numPr>
          <w:ilvl w:val="0"/>
          <w:numId w:val="13"/>
        </w:numPr>
        <w:ind w:hanging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Introduction and tour of the office and all staff</w:t>
      </w:r>
      <w:r w:rsidR="00B94AAA">
        <w:rPr>
          <w:rFonts w:ascii="Arial" w:hAnsi="Arial" w:cs="Arial"/>
          <w:color w:val="000000"/>
          <w:sz w:val="22"/>
          <w:szCs w:val="22"/>
        </w:rPr>
        <w:t>;</w:t>
      </w:r>
    </w:p>
    <w:p w14:paraId="7B2D2817" w14:textId="77777777" w:rsidR="006629CA" w:rsidRDefault="006629CA" w:rsidP="006629CA">
      <w:pPr>
        <w:numPr>
          <w:ilvl w:val="0"/>
          <w:numId w:val="13"/>
        </w:numPr>
        <w:ind w:hanging="720"/>
        <w:rPr>
          <w:ins w:id="1" w:author="Nicole Netherway" w:date="2023-08-25T10:22:00Z"/>
          <w:rFonts w:ascii="Arial" w:hAnsi="Arial" w:cs="Arial"/>
          <w:color w:val="000000"/>
          <w:sz w:val="22"/>
          <w:szCs w:val="22"/>
        </w:rPr>
      </w:pPr>
      <w:ins w:id="2" w:author="Nicole Netherway" w:date="2023-08-25T10:22:00Z">
        <w:r>
          <w:rPr>
            <w:rFonts w:ascii="Arial" w:hAnsi="Arial" w:cs="Arial"/>
            <w:color w:val="000000"/>
            <w:sz w:val="22"/>
            <w:szCs w:val="22"/>
          </w:rPr>
          <w:t>OH&amp;S;</w:t>
        </w:r>
      </w:ins>
    </w:p>
    <w:p w14:paraId="0E67ED26" w14:textId="77777777" w:rsidR="00A574B1" w:rsidRDefault="00A574B1" w:rsidP="00B94AAA">
      <w:pPr>
        <w:numPr>
          <w:ilvl w:val="0"/>
          <w:numId w:val="13"/>
        </w:numPr>
        <w:ind w:hanging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HR Policies &amp; procedures (and where to find them)</w:t>
      </w:r>
      <w:r w:rsidR="00B94AAA">
        <w:rPr>
          <w:rFonts w:ascii="Arial" w:hAnsi="Arial" w:cs="Arial"/>
          <w:color w:val="000000"/>
          <w:sz w:val="22"/>
          <w:szCs w:val="22"/>
        </w:rPr>
        <w:t>;</w:t>
      </w:r>
    </w:p>
    <w:p w14:paraId="440188C5" w14:textId="77777777" w:rsidR="00A574B1" w:rsidRDefault="00A574B1" w:rsidP="00B94AAA">
      <w:pPr>
        <w:numPr>
          <w:ilvl w:val="0"/>
          <w:numId w:val="13"/>
        </w:numPr>
        <w:ind w:hanging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Issue of allocated company assets</w:t>
      </w:r>
      <w:r w:rsidR="00B94AAA">
        <w:rPr>
          <w:rFonts w:ascii="Arial" w:hAnsi="Arial" w:cs="Arial"/>
          <w:color w:val="000000"/>
          <w:sz w:val="22"/>
          <w:szCs w:val="22"/>
        </w:rPr>
        <w:t>;</w:t>
      </w:r>
    </w:p>
    <w:p w14:paraId="09E8CFBA" w14:textId="77777777" w:rsidR="00A574B1" w:rsidRDefault="00A574B1" w:rsidP="00B94AAA">
      <w:pPr>
        <w:numPr>
          <w:ilvl w:val="0"/>
          <w:numId w:val="13"/>
        </w:numPr>
        <w:ind w:hanging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Introduction to computer systems</w:t>
      </w:r>
      <w:r w:rsidR="00B94AAA">
        <w:rPr>
          <w:rFonts w:ascii="Arial" w:hAnsi="Arial" w:cs="Arial"/>
          <w:color w:val="000000"/>
          <w:sz w:val="22"/>
          <w:szCs w:val="22"/>
        </w:rPr>
        <w:t>;</w:t>
      </w:r>
    </w:p>
    <w:p w14:paraId="4375C419" w14:textId="77777777" w:rsidR="00A574B1" w:rsidRDefault="00A574B1" w:rsidP="00B94AAA">
      <w:pPr>
        <w:numPr>
          <w:ilvl w:val="0"/>
          <w:numId w:val="13"/>
        </w:numPr>
        <w:ind w:hanging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Payroll – return of forms and general overview</w:t>
      </w:r>
      <w:r w:rsidR="00B94AAA">
        <w:rPr>
          <w:rFonts w:ascii="Arial" w:hAnsi="Arial" w:cs="Arial"/>
          <w:color w:val="000000"/>
          <w:sz w:val="22"/>
          <w:szCs w:val="22"/>
        </w:rPr>
        <w:t>;</w:t>
      </w:r>
    </w:p>
    <w:p w14:paraId="17F0CF65" w14:textId="77777777" w:rsidR="00A574B1" w:rsidRDefault="00A574B1" w:rsidP="00B94AAA">
      <w:pPr>
        <w:numPr>
          <w:ilvl w:val="0"/>
          <w:numId w:val="13"/>
        </w:numPr>
        <w:ind w:hanging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Finance – reports; </w:t>
      </w:r>
      <w:r w:rsidR="00CF4D1B">
        <w:rPr>
          <w:rFonts w:ascii="Arial" w:hAnsi="Arial" w:cs="Arial"/>
          <w:color w:val="000000"/>
          <w:sz w:val="22"/>
          <w:szCs w:val="22"/>
        </w:rPr>
        <w:t xml:space="preserve">budgeting, </w:t>
      </w:r>
      <w:r>
        <w:rPr>
          <w:rFonts w:ascii="Arial" w:hAnsi="Arial" w:cs="Arial"/>
          <w:color w:val="000000"/>
          <w:sz w:val="22"/>
          <w:szCs w:val="22"/>
        </w:rPr>
        <w:t>timesheets; expense reimbursement; petty cash</w:t>
      </w:r>
      <w:r w:rsidR="00B94AAA">
        <w:rPr>
          <w:rFonts w:ascii="Arial" w:hAnsi="Arial" w:cs="Arial"/>
          <w:color w:val="000000"/>
          <w:sz w:val="22"/>
          <w:szCs w:val="22"/>
        </w:rPr>
        <w:t>;</w:t>
      </w:r>
    </w:p>
    <w:p w14:paraId="0C512724" w14:textId="77777777" w:rsidR="00A574B1" w:rsidRDefault="00A574B1" w:rsidP="00B94AAA">
      <w:pPr>
        <w:numPr>
          <w:ilvl w:val="0"/>
          <w:numId w:val="13"/>
        </w:numPr>
        <w:ind w:hanging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Probationary plan</w:t>
      </w:r>
      <w:r w:rsidR="00B94AAA">
        <w:rPr>
          <w:rFonts w:ascii="Arial" w:hAnsi="Arial" w:cs="Arial"/>
          <w:color w:val="000000"/>
          <w:sz w:val="22"/>
          <w:szCs w:val="22"/>
        </w:rPr>
        <w:t>;</w:t>
      </w:r>
    </w:p>
    <w:p w14:paraId="20575491" w14:textId="77777777" w:rsidR="00A574B1" w:rsidRDefault="00A574B1" w:rsidP="00B94AAA">
      <w:pPr>
        <w:numPr>
          <w:ilvl w:val="0"/>
          <w:numId w:val="13"/>
        </w:numPr>
        <w:ind w:hanging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Equipment booking and availability</w:t>
      </w:r>
      <w:r w:rsidR="00B94AAA">
        <w:rPr>
          <w:rFonts w:ascii="Arial" w:hAnsi="Arial" w:cs="Arial"/>
          <w:color w:val="000000"/>
          <w:sz w:val="22"/>
          <w:szCs w:val="22"/>
        </w:rPr>
        <w:t>;</w:t>
      </w:r>
    </w:p>
    <w:p w14:paraId="5153F2E6" w14:textId="77777777" w:rsidR="00A574B1" w:rsidRDefault="00A574B1" w:rsidP="00B94AAA">
      <w:pPr>
        <w:numPr>
          <w:ilvl w:val="0"/>
          <w:numId w:val="13"/>
        </w:numPr>
        <w:ind w:hanging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Field Tour (depending on the role)</w:t>
      </w:r>
      <w:r w:rsidR="00B94AAA">
        <w:rPr>
          <w:rFonts w:ascii="Arial" w:hAnsi="Arial" w:cs="Arial"/>
          <w:color w:val="000000"/>
          <w:sz w:val="22"/>
          <w:szCs w:val="22"/>
        </w:rPr>
        <w:t>;</w:t>
      </w:r>
    </w:p>
    <w:p w14:paraId="1C9A528D" w14:textId="77777777" w:rsidR="00A574B1" w:rsidRDefault="00A574B1" w:rsidP="00B94AAA">
      <w:pPr>
        <w:numPr>
          <w:ilvl w:val="0"/>
          <w:numId w:val="13"/>
        </w:numPr>
        <w:ind w:hanging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Organisational overview; with each Program Manager</w:t>
      </w:r>
      <w:r w:rsidR="00B94AAA">
        <w:rPr>
          <w:rFonts w:ascii="Arial" w:hAnsi="Arial" w:cs="Arial"/>
          <w:color w:val="000000"/>
          <w:sz w:val="22"/>
          <w:szCs w:val="22"/>
        </w:rPr>
        <w:t>s</w:t>
      </w:r>
      <w:r>
        <w:rPr>
          <w:rFonts w:ascii="Arial" w:hAnsi="Arial" w:cs="Arial"/>
          <w:color w:val="000000"/>
          <w:sz w:val="22"/>
          <w:szCs w:val="22"/>
        </w:rPr>
        <w:t xml:space="preserve"> and CEO</w:t>
      </w:r>
    </w:p>
    <w:p w14:paraId="675D9B66" w14:textId="77777777" w:rsidR="00373610" w:rsidRDefault="00373610" w:rsidP="00B94AAA">
      <w:pPr>
        <w:rPr>
          <w:rFonts w:ascii="Arial" w:hAnsi="Arial" w:cs="Arial"/>
          <w:color w:val="000000"/>
          <w:sz w:val="22"/>
          <w:szCs w:val="22"/>
        </w:rPr>
      </w:pPr>
    </w:p>
    <w:p w14:paraId="0D1F9065" w14:textId="77777777" w:rsidR="00373610" w:rsidRPr="00373610" w:rsidRDefault="00373610" w:rsidP="00B94AAA">
      <w:pPr>
        <w:rPr>
          <w:rFonts w:ascii="Arial" w:hAnsi="Arial" w:cs="Arial"/>
          <w:b/>
          <w:color w:val="000000"/>
          <w:sz w:val="22"/>
          <w:szCs w:val="22"/>
        </w:rPr>
      </w:pPr>
      <w:r w:rsidRPr="00373610">
        <w:rPr>
          <w:rFonts w:ascii="Arial" w:hAnsi="Arial" w:cs="Arial"/>
          <w:b/>
          <w:color w:val="000000"/>
          <w:sz w:val="22"/>
          <w:szCs w:val="22"/>
        </w:rPr>
        <w:t>Records:</w:t>
      </w:r>
    </w:p>
    <w:p w14:paraId="0EF31B3B" w14:textId="77777777" w:rsidR="00373610" w:rsidRDefault="00373610" w:rsidP="00B94AAA">
      <w:pPr>
        <w:numPr>
          <w:ilvl w:val="0"/>
          <w:numId w:val="14"/>
        </w:numPr>
        <w:ind w:hanging="72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Managers to ensure that all Induction meetings have been undertaken; and sign off the summary form with the employee and return to HR fo</w:t>
      </w:r>
      <w:r w:rsidR="00B94AAA">
        <w:rPr>
          <w:rFonts w:ascii="Arial" w:hAnsi="Arial" w:cs="Arial"/>
          <w:color w:val="000000"/>
          <w:sz w:val="22"/>
          <w:szCs w:val="22"/>
        </w:rPr>
        <w:t>r filing on the employee’s file;</w:t>
      </w:r>
    </w:p>
    <w:p w14:paraId="1F68642D" w14:textId="77777777" w:rsidR="00B94AAA" w:rsidRDefault="00373610" w:rsidP="00B94AAA">
      <w:pPr>
        <w:numPr>
          <w:ilvl w:val="0"/>
          <w:numId w:val="14"/>
        </w:numPr>
        <w:ind w:hanging="72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At the conclusion of the probationary period; the probationary plan is required to be reviewed; and signed off with a recommendation as to whether the probationary period h</w:t>
      </w:r>
      <w:r w:rsidR="00B94AAA">
        <w:rPr>
          <w:rFonts w:ascii="Arial" w:hAnsi="Arial" w:cs="Arial"/>
          <w:color w:val="000000"/>
          <w:sz w:val="22"/>
          <w:szCs w:val="22"/>
        </w:rPr>
        <w:t>as been successfully completed; and</w:t>
      </w:r>
    </w:p>
    <w:p w14:paraId="02D7DF9A" w14:textId="77777777" w:rsidR="00373610" w:rsidRDefault="00373610" w:rsidP="00B94AAA">
      <w:pPr>
        <w:numPr>
          <w:ilvl w:val="0"/>
          <w:numId w:val="14"/>
        </w:numPr>
        <w:ind w:hanging="72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Once signed by all parties, this is required to be returned to HR to prepare formal documentation and place on the employee’s personnel file.</w:t>
      </w:r>
    </w:p>
    <w:p w14:paraId="2EA9D4D6" w14:textId="77777777" w:rsidR="00373610" w:rsidRDefault="00373610" w:rsidP="00B94AAA">
      <w:pPr>
        <w:rPr>
          <w:rFonts w:ascii="Arial" w:hAnsi="Arial" w:cs="Arial"/>
          <w:color w:val="000000"/>
          <w:sz w:val="22"/>
          <w:szCs w:val="22"/>
        </w:rPr>
      </w:pPr>
    </w:p>
    <w:p w14:paraId="4456F0EF" w14:textId="77777777" w:rsidR="001D6BF5" w:rsidRDefault="001D6BF5" w:rsidP="00B94AAA">
      <w:pPr>
        <w:rPr>
          <w:rFonts w:ascii="Arial" w:hAnsi="Arial" w:cs="Arial"/>
          <w:color w:val="000000"/>
          <w:sz w:val="22"/>
          <w:szCs w:val="22"/>
        </w:rPr>
      </w:pPr>
    </w:p>
    <w:p w14:paraId="5665CD7A" w14:textId="77777777" w:rsidR="001D6BF5" w:rsidRPr="001D6BF5" w:rsidRDefault="001D6BF5" w:rsidP="00B94AAA">
      <w:pPr>
        <w:rPr>
          <w:rFonts w:ascii="Arial" w:hAnsi="Arial" w:cs="Arial"/>
          <w:b/>
          <w:color w:val="000000"/>
          <w:sz w:val="22"/>
          <w:szCs w:val="22"/>
        </w:rPr>
      </w:pPr>
      <w:r w:rsidRPr="001D6BF5">
        <w:rPr>
          <w:rFonts w:ascii="Arial" w:hAnsi="Arial" w:cs="Arial"/>
          <w:b/>
          <w:color w:val="000000"/>
          <w:sz w:val="22"/>
          <w:szCs w:val="22"/>
        </w:rPr>
        <w:t>Induction – Contractors</w:t>
      </w:r>
      <w:ins w:id="3" w:author="Nicole Netherway" w:date="2023-08-29T15:58:00Z">
        <w:r w:rsidR="00CD128E">
          <w:rPr>
            <w:rFonts w:ascii="Arial" w:hAnsi="Arial" w:cs="Arial"/>
            <w:b/>
            <w:color w:val="000000"/>
            <w:sz w:val="22"/>
            <w:szCs w:val="22"/>
          </w:rPr>
          <w:t xml:space="preserve"> / Students</w:t>
        </w:r>
      </w:ins>
    </w:p>
    <w:p w14:paraId="1A889432" w14:textId="77777777" w:rsidR="001D6BF5" w:rsidRDefault="001D6BF5" w:rsidP="001D6BF5">
      <w:pPr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This will be introduced via meetings booked with relevant staff during each new employees first week at work; these meetings will be in the following areas:</w:t>
      </w:r>
    </w:p>
    <w:p w14:paraId="04A9F199" w14:textId="77777777" w:rsidR="001D6BF5" w:rsidRDefault="001D6BF5" w:rsidP="001D6BF5">
      <w:pPr>
        <w:numPr>
          <w:ilvl w:val="0"/>
          <w:numId w:val="13"/>
        </w:numPr>
        <w:ind w:hanging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Introduction and tour of the office and all staff;</w:t>
      </w:r>
    </w:p>
    <w:p w14:paraId="06A62D3D" w14:textId="77777777" w:rsidR="001D6BF5" w:rsidRDefault="001D6BF5" w:rsidP="001D6BF5">
      <w:pPr>
        <w:numPr>
          <w:ilvl w:val="0"/>
          <w:numId w:val="13"/>
        </w:numPr>
        <w:ind w:hanging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OH&amp;S;</w:t>
      </w:r>
    </w:p>
    <w:p w14:paraId="3022288C" w14:textId="77777777" w:rsidR="001D6BF5" w:rsidRDefault="001D6BF5" w:rsidP="001D6BF5">
      <w:pPr>
        <w:numPr>
          <w:ilvl w:val="0"/>
          <w:numId w:val="13"/>
        </w:numPr>
        <w:ind w:hanging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General Corporate overview</w:t>
      </w:r>
    </w:p>
    <w:p w14:paraId="297A3CDB" w14:textId="77777777" w:rsidR="001D6BF5" w:rsidRDefault="001D6BF5" w:rsidP="001D6BF5">
      <w:pPr>
        <w:numPr>
          <w:ilvl w:val="0"/>
          <w:numId w:val="13"/>
        </w:numPr>
        <w:ind w:hanging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Issue of allocated company assets; (keys)</w:t>
      </w:r>
    </w:p>
    <w:p w14:paraId="517D67A9" w14:textId="77777777" w:rsidR="001D6BF5" w:rsidRDefault="001D6BF5" w:rsidP="001D6BF5">
      <w:pPr>
        <w:numPr>
          <w:ilvl w:val="0"/>
          <w:numId w:val="13"/>
        </w:numPr>
        <w:ind w:hanging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Equipment booking and availability;</w:t>
      </w:r>
    </w:p>
    <w:p w14:paraId="52FEB0E2" w14:textId="77777777" w:rsidR="001D6BF5" w:rsidRDefault="001D6BF5" w:rsidP="00B94AAA">
      <w:pPr>
        <w:rPr>
          <w:rFonts w:ascii="Arial" w:hAnsi="Arial" w:cs="Arial"/>
          <w:color w:val="000000"/>
          <w:sz w:val="22"/>
          <w:szCs w:val="22"/>
        </w:rPr>
      </w:pPr>
    </w:p>
    <w:p w14:paraId="0FD4BCEC" w14:textId="77777777" w:rsidR="000C4B7B" w:rsidRPr="000A40E1" w:rsidRDefault="000C4B7B" w:rsidP="00B94AAA">
      <w:pPr>
        <w:rPr>
          <w:rFonts w:ascii="Arial" w:hAnsi="Arial" w:cs="Arial"/>
          <w:b/>
          <w:color w:val="000000"/>
          <w:sz w:val="22"/>
          <w:szCs w:val="22"/>
        </w:rPr>
      </w:pPr>
      <w:r w:rsidRPr="000A40E1">
        <w:rPr>
          <w:rFonts w:ascii="Arial" w:hAnsi="Arial" w:cs="Arial"/>
          <w:b/>
          <w:color w:val="000000"/>
          <w:sz w:val="22"/>
          <w:szCs w:val="22"/>
        </w:rPr>
        <w:t>Relevant Documents:</w:t>
      </w:r>
    </w:p>
    <w:p w14:paraId="6F607602" w14:textId="77777777" w:rsidR="000C4B7B" w:rsidRPr="00D86943" w:rsidRDefault="000C4B7B" w:rsidP="00B94AAA">
      <w:pPr>
        <w:rPr>
          <w:rFonts w:ascii="Arial" w:hAnsi="Arial" w:cs="Arial"/>
          <w:color w:val="000000"/>
          <w:sz w:val="22"/>
          <w:szCs w:val="22"/>
        </w:rPr>
      </w:pPr>
    </w:p>
    <w:p w14:paraId="629C277B" w14:textId="77777777" w:rsidR="000C4B7B" w:rsidRPr="007A6D46" w:rsidRDefault="000C4B7B" w:rsidP="007A6D46">
      <w:pPr>
        <w:spacing w:before="120"/>
        <w:rPr>
          <w:rFonts w:ascii="Arial" w:hAnsi="Arial" w:cs="Arial"/>
          <w:color w:val="000000"/>
          <w:sz w:val="20"/>
          <w:szCs w:val="20"/>
        </w:rPr>
      </w:pPr>
      <w:r w:rsidRPr="007A6D46">
        <w:rPr>
          <w:rFonts w:ascii="Arial" w:hAnsi="Arial" w:cs="Arial"/>
          <w:color w:val="000000"/>
          <w:sz w:val="20"/>
          <w:szCs w:val="20"/>
        </w:rPr>
        <w:t>TEMPLATE – Probationary Work Plan (WCMA – 16488)</w:t>
      </w:r>
    </w:p>
    <w:p w14:paraId="1BA38429" w14:textId="77777777" w:rsidR="000B4311" w:rsidRPr="007A6D46" w:rsidRDefault="00B94AAA" w:rsidP="007A6D46">
      <w:pPr>
        <w:spacing w:before="120"/>
        <w:rPr>
          <w:rFonts w:ascii="Arial" w:hAnsi="Arial" w:cs="Arial"/>
          <w:sz w:val="20"/>
          <w:szCs w:val="20"/>
        </w:rPr>
      </w:pPr>
      <w:hyperlink r:id="rId19" w:history="1">
        <w:r w:rsidRPr="007A6D46">
          <w:rPr>
            <w:rStyle w:val="Strong"/>
            <w:rFonts w:ascii="Arial" w:hAnsi="Arial" w:cs="Arial"/>
            <w:b w:val="0"/>
            <w:color w:val="0000FF"/>
            <w:sz w:val="20"/>
            <w:szCs w:val="20"/>
            <w:u w:val="single"/>
          </w:rPr>
          <w:t>WCMA-105-1679: Induction Meetings chec</w:t>
        </w:r>
        <w:r w:rsidRPr="007A6D46">
          <w:rPr>
            <w:rStyle w:val="Strong"/>
            <w:rFonts w:ascii="Arial" w:hAnsi="Arial" w:cs="Arial"/>
            <w:b w:val="0"/>
            <w:color w:val="0000FF"/>
            <w:sz w:val="20"/>
            <w:szCs w:val="20"/>
            <w:u w:val="single"/>
          </w:rPr>
          <w:t>k</w:t>
        </w:r>
        <w:r w:rsidRPr="007A6D46">
          <w:rPr>
            <w:rStyle w:val="Strong"/>
            <w:rFonts w:ascii="Arial" w:hAnsi="Arial" w:cs="Arial"/>
            <w:b w:val="0"/>
            <w:color w:val="0000FF"/>
            <w:sz w:val="20"/>
            <w:szCs w:val="20"/>
            <w:u w:val="single"/>
          </w:rPr>
          <w:t>list form</w:t>
        </w:r>
      </w:hyperlink>
    </w:p>
    <w:p w14:paraId="6B11D0A4" w14:textId="77777777" w:rsidR="00D86943" w:rsidRPr="007A6D46" w:rsidRDefault="00B94AAA" w:rsidP="007A6D46">
      <w:pPr>
        <w:spacing w:before="120"/>
        <w:rPr>
          <w:rFonts w:ascii="Arial" w:hAnsi="Arial" w:cs="Arial"/>
          <w:sz w:val="20"/>
          <w:szCs w:val="20"/>
        </w:rPr>
      </w:pPr>
      <w:hyperlink r:id="rId20" w:history="1">
        <w:r w:rsidRPr="007A6D46">
          <w:rPr>
            <w:rStyle w:val="Strong"/>
            <w:rFonts w:ascii="Arial" w:hAnsi="Arial" w:cs="Arial"/>
            <w:b w:val="0"/>
            <w:color w:val="0000FF"/>
            <w:sz w:val="20"/>
            <w:szCs w:val="20"/>
            <w:u w:val="single"/>
          </w:rPr>
          <w:t xml:space="preserve">WCMA-105-1681: LETTER - </w:t>
        </w:r>
        <w:r w:rsidR="00ED0C22" w:rsidRPr="007A6D46">
          <w:rPr>
            <w:rStyle w:val="Strong"/>
            <w:rFonts w:ascii="Arial" w:hAnsi="Arial" w:cs="Arial"/>
            <w:b w:val="0"/>
            <w:color w:val="0000FF"/>
            <w:sz w:val="20"/>
            <w:szCs w:val="20"/>
            <w:u w:val="single"/>
          </w:rPr>
          <w:t>successful</w:t>
        </w:r>
        <w:r w:rsidRPr="007A6D46">
          <w:rPr>
            <w:rStyle w:val="Strong"/>
            <w:rFonts w:ascii="Arial" w:hAnsi="Arial" w:cs="Arial"/>
            <w:b w:val="0"/>
            <w:color w:val="0000FF"/>
            <w:sz w:val="20"/>
            <w:szCs w:val="20"/>
            <w:u w:val="single"/>
          </w:rPr>
          <w:t xml:space="preserve"> completion probation</w:t>
        </w:r>
      </w:hyperlink>
    </w:p>
    <w:p w14:paraId="257E02D0" w14:textId="77777777" w:rsidR="00D86943" w:rsidRDefault="00921023" w:rsidP="009A5DA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</w:rPr>
        <w:object w:dxaOrig="0" w:dyaOrig="0" w14:anchorId="421382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0;margin-top:0;width:437.35pt;height:552.35pt;z-index:251657728;mso-position-horizontal:left">
            <v:imagedata r:id="rId21" o:title=""/>
            <w10:wrap type="square" side="right"/>
          </v:shape>
          <o:OLEObject Type="Embed" ProgID="Excel.Sheet.12" ShapeID="_x0000_s2051" DrawAspect="Content" ObjectID="_1843123906" r:id="rId22"/>
        </w:object>
      </w:r>
    </w:p>
    <w:p w14:paraId="6E3EBA4E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777E2CE2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3E8CBF55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3894E2A4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42C78159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7ABA1004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4F055DBE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1BEA1845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7EB1C529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04E5BBA5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7C5C6541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7FA57747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09DDEAFD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218C99B2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29F0F478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1BDF58EB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6262E11F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0663537B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2B865AC5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5C54FD2C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4381775F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58CD510D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57AB3BE2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5F2536F9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31BAE18C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696B91B2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5EC151B3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3968196B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69A3EC18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50A546D5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6F9B4BB8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33B4B2BA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36395E2A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51DE4DDE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585E2AF8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2FA34675" w14:textId="77777777" w:rsid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25D2D298" w14:textId="77777777" w:rsidR="00921023" w:rsidRDefault="00921023" w:rsidP="00921023">
      <w:pPr>
        <w:rPr>
          <w:rFonts w:ascii="Arial" w:hAnsi="Arial" w:cs="Arial"/>
          <w:sz w:val="22"/>
          <w:szCs w:val="22"/>
        </w:rPr>
      </w:pPr>
    </w:p>
    <w:p w14:paraId="23E5CDC3" w14:textId="77777777" w:rsidR="00921023" w:rsidRPr="00921023" w:rsidRDefault="00921023" w:rsidP="00921023">
      <w:pPr>
        <w:rPr>
          <w:rFonts w:ascii="Arial" w:hAnsi="Arial" w:cs="Arial"/>
          <w:sz w:val="22"/>
          <w:szCs w:val="22"/>
        </w:rPr>
      </w:pPr>
    </w:p>
    <w:sectPr w:rsidR="00921023" w:rsidRPr="00921023" w:rsidSect="00FA7142">
      <w:footerReference w:type="default" r:id="rId23"/>
      <w:type w:val="continuous"/>
      <w:pgSz w:w="11906" w:h="16838" w:code="9"/>
      <w:pgMar w:top="864" w:right="1296" w:bottom="1008" w:left="1296" w:header="2160" w:footer="5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8776F" w14:textId="77777777" w:rsidR="0043443A" w:rsidRDefault="0043443A">
      <w:r>
        <w:separator/>
      </w:r>
    </w:p>
  </w:endnote>
  <w:endnote w:type="continuationSeparator" w:id="0">
    <w:p w14:paraId="7B34C8AA" w14:textId="77777777" w:rsidR="0043443A" w:rsidRDefault="00434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">
    <w:altName w:val="Lucida Sans Unicode"/>
    <w:charset w:val="00"/>
    <w:family w:val="swiss"/>
    <w:pitch w:val="variable"/>
    <w:sig w:usb0="00000001" w:usb1="00000000" w:usb2="00000000" w:usb3="00000000" w:csb0="000000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sen Sans">
    <w:altName w:val="Tahoma"/>
    <w:charset w:val="00"/>
    <w:family w:val="swiss"/>
    <w:pitch w:val="variable"/>
    <w:sig w:usb0="00000007" w:usb1="00000000" w:usb2="00000000" w:usb3="00000000" w:csb0="00000011" w:csb1="00000000"/>
  </w:font>
  <w:font w:name="Times New Roman Bold">
    <w:panose1 w:val="02020803070505020304"/>
    <w:charset w:val="00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830C5" w14:textId="77777777" w:rsidR="000870ED" w:rsidRDefault="000870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248"/>
      <w:gridCol w:w="4094"/>
    </w:tblGrid>
    <w:tr w:rsidR="00FA7142" w:rsidRPr="004B493B" w14:paraId="1B0C6751" w14:textId="77777777" w:rsidTr="004404D4">
      <w:trPr>
        <w:trHeight w:val="576"/>
      </w:trPr>
      <w:tc>
        <w:tcPr>
          <w:tcW w:w="4248" w:type="dxa"/>
          <w:vAlign w:val="center"/>
        </w:tcPr>
        <w:p w14:paraId="2940500A" w14:textId="77777777" w:rsidR="00FA7142" w:rsidRPr="004B493B" w:rsidRDefault="00FA7142" w:rsidP="00FA7142">
          <w:pPr>
            <w:rPr>
              <w:rFonts w:ascii="Arial" w:hAnsi="Arial" w:cs="Arial"/>
            </w:rPr>
          </w:pPr>
          <w:r w:rsidRPr="004B493B">
            <w:rPr>
              <w:rFonts w:ascii="Arial" w:hAnsi="Arial" w:cs="Arial"/>
            </w:rPr>
            <w:t>Approved by SMT</w:t>
          </w:r>
        </w:p>
      </w:tc>
      <w:tc>
        <w:tcPr>
          <w:tcW w:w="4094" w:type="dxa"/>
          <w:vAlign w:val="center"/>
        </w:tcPr>
        <w:p w14:paraId="234B4E6D" w14:textId="77777777" w:rsidR="00FA7142" w:rsidRPr="004B493B" w:rsidRDefault="00FA7142" w:rsidP="00FA7142">
          <w:pPr>
            <w:rPr>
              <w:rFonts w:ascii="Arial" w:hAnsi="Arial" w:cs="Arial"/>
              <w:highlight w:val="yellow"/>
            </w:rPr>
          </w:pPr>
        </w:p>
      </w:tc>
    </w:tr>
    <w:tr w:rsidR="00FA7142" w:rsidRPr="00C5352A" w14:paraId="33256547" w14:textId="77777777" w:rsidTr="004404D4">
      <w:trPr>
        <w:trHeight w:val="576"/>
      </w:trPr>
      <w:tc>
        <w:tcPr>
          <w:tcW w:w="4248" w:type="dxa"/>
          <w:vAlign w:val="center"/>
        </w:tcPr>
        <w:p w14:paraId="45E45F59" w14:textId="77777777" w:rsidR="00FA7142" w:rsidRPr="004B493B" w:rsidRDefault="00FA7142" w:rsidP="00FA7142">
          <w:pPr>
            <w:rPr>
              <w:rFonts w:ascii="Arial" w:hAnsi="Arial" w:cs="Arial"/>
            </w:rPr>
          </w:pPr>
          <w:r w:rsidRPr="00C3291B">
            <w:rPr>
              <w:rFonts w:ascii="Arial" w:hAnsi="Arial" w:cs="Arial"/>
            </w:rPr>
            <w:pict w14:anchorId="3CFEC8A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3.1pt;height:64.6pt">
                <v:imagedata r:id="rId1" o:title="DK Brennan sign"/>
              </v:shape>
            </w:pict>
          </w:r>
        </w:p>
      </w:tc>
      <w:tc>
        <w:tcPr>
          <w:tcW w:w="4094" w:type="dxa"/>
          <w:vAlign w:val="center"/>
        </w:tcPr>
        <w:p w14:paraId="652AB9C3" w14:textId="77777777" w:rsidR="00FA7142" w:rsidRPr="00C3291B" w:rsidRDefault="00FA7142" w:rsidP="00FA7142">
          <w:pPr>
            <w:jc w:val="center"/>
            <w:rPr>
              <w:rFonts w:ascii="Arial" w:hAnsi="Arial" w:cs="Arial"/>
              <w:sz w:val="28"/>
            </w:rPr>
          </w:pPr>
        </w:p>
      </w:tc>
    </w:tr>
    <w:tr w:rsidR="00FA7142" w:rsidRPr="004B493B" w14:paraId="49115217" w14:textId="77777777" w:rsidTr="004404D4">
      <w:trPr>
        <w:trHeight w:val="576"/>
      </w:trPr>
      <w:tc>
        <w:tcPr>
          <w:tcW w:w="4248" w:type="dxa"/>
          <w:vAlign w:val="center"/>
        </w:tcPr>
        <w:p w14:paraId="3CAB1CCD" w14:textId="77777777" w:rsidR="00FA7142" w:rsidRPr="004B493B" w:rsidRDefault="00FA7142" w:rsidP="00FA7142">
          <w:pPr>
            <w:rPr>
              <w:rFonts w:ascii="Arial" w:hAnsi="Arial" w:cs="Arial"/>
            </w:rPr>
          </w:pPr>
          <w:r w:rsidRPr="004B493B">
            <w:rPr>
              <w:rFonts w:ascii="Arial" w:hAnsi="Arial" w:cs="Arial"/>
            </w:rPr>
            <w:t>CEO Signature</w:t>
          </w:r>
        </w:p>
      </w:tc>
      <w:tc>
        <w:tcPr>
          <w:tcW w:w="4094" w:type="dxa"/>
          <w:vAlign w:val="center"/>
        </w:tcPr>
        <w:p w14:paraId="0B7CAD4E" w14:textId="77777777" w:rsidR="00FA7142" w:rsidRPr="004B493B" w:rsidRDefault="00FA7142" w:rsidP="00FA7142">
          <w:pPr>
            <w:rPr>
              <w:rFonts w:ascii="Arial" w:hAnsi="Arial" w:cs="Arial"/>
            </w:rPr>
          </w:pPr>
          <w:r w:rsidRPr="004B493B">
            <w:rPr>
              <w:rFonts w:ascii="Arial" w:hAnsi="Arial" w:cs="Arial"/>
            </w:rPr>
            <w:t>Date</w:t>
          </w:r>
        </w:p>
      </w:tc>
    </w:tr>
  </w:tbl>
  <w:p w14:paraId="38872482" w14:textId="77777777" w:rsidR="00FA7142" w:rsidRDefault="00FA7142" w:rsidP="009A5DAF">
    <w:pPr>
      <w:pStyle w:val="Footer"/>
      <w:tabs>
        <w:tab w:val="clear" w:pos="4153"/>
        <w:tab w:val="clear" w:pos="8306"/>
        <w:tab w:val="right" w:pos="9090"/>
      </w:tabs>
      <w:ind w:right="-226"/>
      <w:rPr>
        <w:rFonts w:ascii="Arial" w:hAnsi="Arial" w:cs="Arial"/>
        <w:sz w:val="18"/>
        <w:szCs w:val="18"/>
      </w:rPr>
    </w:pPr>
  </w:p>
  <w:p w14:paraId="33905523" w14:textId="77777777" w:rsidR="00A91775" w:rsidRPr="00B94AAA" w:rsidRDefault="00A91775" w:rsidP="009A5DAF">
    <w:pPr>
      <w:pStyle w:val="Footer"/>
      <w:tabs>
        <w:tab w:val="clear" w:pos="4153"/>
        <w:tab w:val="clear" w:pos="8306"/>
        <w:tab w:val="right" w:pos="9090"/>
      </w:tabs>
      <w:ind w:right="-226"/>
      <w:rPr>
        <w:rFonts w:ascii="Arial" w:hAnsi="Arial" w:cs="Arial"/>
      </w:rPr>
    </w:pPr>
    <w:r w:rsidRPr="00B94AAA">
      <w:rPr>
        <w:rFonts w:ascii="Arial" w:hAnsi="Arial" w:cs="Arial"/>
        <w:sz w:val="18"/>
        <w:szCs w:val="18"/>
      </w:rPr>
      <w:fldChar w:fldCharType="begin"/>
    </w:r>
    <w:r w:rsidRPr="00B94AAA">
      <w:rPr>
        <w:rFonts w:ascii="Arial" w:hAnsi="Arial" w:cs="Arial"/>
        <w:sz w:val="18"/>
        <w:szCs w:val="18"/>
      </w:rPr>
      <w:instrText xml:space="preserve"> FILENAME </w:instrText>
    </w:r>
    <w:r w:rsidRPr="00B94AAA">
      <w:rPr>
        <w:rFonts w:ascii="Arial" w:hAnsi="Arial" w:cs="Arial"/>
        <w:sz w:val="18"/>
        <w:szCs w:val="18"/>
      </w:rPr>
      <w:fldChar w:fldCharType="separate"/>
    </w:r>
    <w:r w:rsidR="00B94AAA">
      <w:rPr>
        <w:rFonts w:ascii="Arial" w:hAnsi="Arial" w:cs="Arial"/>
        <w:noProof/>
        <w:sz w:val="18"/>
        <w:szCs w:val="18"/>
      </w:rPr>
      <w:t>HR - Induction - OPS</w:t>
    </w:r>
    <w:r w:rsidRPr="00B94AAA">
      <w:rPr>
        <w:rFonts w:ascii="Arial" w:hAnsi="Arial" w:cs="Arial"/>
        <w:sz w:val="18"/>
        <w:szCs w:val="18"/>
      </w:rPr>
      <w:fldChar w:fldCharType="end"/>
    </w:r>
    <w:r w:rsidR="00B94AAA">
      <w:rPr>
        <w:rFonts w:ascii="Arial" w:hAnsi="Arial" w:cs="Arial"/>
        <w:sz w:val="18"/>
        <w:szCs w:val="18"/>
      </w:rPr>
      <w:t xml:space="preserve"> (</w:t>
    </w:r>
    <w:hyperlink r:id="rId2" w:history="1">
      <w:r w:rsidR="00B94AAA">
        <w:rPr>
          <w:rStyle w:val="Hyperlink"/>
          <w:rFonts w:ascii="Segoe UI" w:hAnsi="Segoe UI" w:cs="Segoe UI"/>
          <w:sz w:val="20"/>
          <w:szCs w:val="20"/>
        </w:rPr>
        <w:t>WCMA-104-2745</w:t>
      </w:r>
    </w:hyperlink>
    <w:r w:rsidR="00B94AAA">
      <w:rPr>
        <w:rFonts w:ascii="Segoe UI" w:hAnsi="Segoe UI" w:cs="Segoe UI"/>
        <w:color w:val="444444"/>
        <w:sz w:val="20"/>
        <w:szCs w:val="20"/>
      </w:rPr>
      <w:t>)</w:t>
    </w:r>
    <w:r w:rsidRPr="00B94AAA">
      <w:rPr>
        <w:rFonts w:ascii="Arial" w:hAnsi="Arial" w:cs="Arial"/>
        <w:sz w:val="18"/>
        <w:szCs w:val="18"/>
      </w:rPr>
      <w:tab/>
    </w:r>
    <w:r w:rsidRPr="00B94AAA">
      <w:rPr>
        <w:rFonts w:ascii="Arial" w:hAnsi="Arial" w:cs="Arial"/>
        <w:sz w:val="18"/>
        <w:szCs w:val="18"/>
        <w:lang w:val="en-US"/>
      </w:rPr>
      <w:t xml:space="preserve">Page </w:t>
    </w:r>
    <w:r w:rsidRPr="00B94AAA">
      <w:rPr>
        <w:rFonts w:ascii="Arial" w:hAnsi="Arial" w:cs="Arial"/>
        <w:sz w:val="18"/>
        <w:szCs w:val="18"/>
        <w:lang w:val="en-US"/>
      </w:rPr>
      <w:fldChar w:fldCharType="begin"/>
    </w:r>
    <w:r w:rsidRPr="00B94AAA">
      <w:rPr>
        <w:rFonts w:ascii="Arial" w:hAnsi="Arial" w:cs="Arial"/>
        <w:sz w:val="18"/>
        <w:szCs w:val="18"/>
        <w:lang w:val="en-US"/>
      </w:rPr>
      <w:instrText xml:space="preserve"> PAGE </w:instrText>
    </w:r>
    <w:r w:rsidRPr="00B94AAA">
      <w:rPr>
        <w:rFonts w:ascii="Arial" w:hAnsi="Arial" w:cs="Arial"/>
        <w:sz w:val="18"/>
        <w:szCs w:val="18"/>
        <w:lang w:val="en-US"/>
      </w:rPr>
      <w:fldChar w:fldCharType="separate"/>
    </w:r>
    <w:r w:rsidR="00C3291B">
      <w:rPr>
        <w:rFonts w:ascii="Arial" w:hAnsi="Arial" w:cs="Arial"/>
        <w:noProof/>
        <w:sz w:val="18"/>
        <w:szCs w:val="18"/>
        <w:lang w:val="en-US"/>
      </w:rPr>
      <w:t>4</w:t>
    </w:r>
    <w:r w:rsidRPr="00B94AAA">
      <w:rPr>
        <w:rFonts w:ascii="Arial" w:hAnsi="Arial" w:cs="Arial"/>
        <w:sz w:val="18"/>
        <w:szCs w:val="18"/>
        <w:lang w:val="en-US"/>
      </w:rPr>
      <w:fldChar w:fldCharType="end"/>
    </w:r>
    <w:r w:rsidRPr="00B94AAA">
      <w:rPr>
        <w:rFonts w:ascii="Arial" w:hAnsi="Arial" w:cs="Arial"/>
        <w:sz w:val="18"/>
        <w:szCs w:val="18"/>
        <w:lang w:val="en-US"/>
      </w:rPr>
      <w:t xml:space="preserve"> of </w:t>
    </w:r>
    <w:r w:rsidRPr="00B94AAA">
      <w:rPr>
        <w:rFonts w:ascii="Arial" w:hAnsi="Arial" w:cs="Arial"/>
        <w:sz w:val="18"/>
        <w:szCs w:val="18"/>
        <w:lang w:val="en-US"/>
      </w:rPr>
      <w:fldChar w:fldCharType="begin"/>
    </w:r>
    <w:r w:rsidRPr="00B94AAA">
      <w:rPr>
        <w:rFonts w:ascii="Arial" w:hAnsi="Arial" w:cs="Arial"/>
        <w:sz w:val="18"/>
        <w:szCs w:val="18"/>
        <w:lang w:val="en-US"/>
      </w:rPr>
      <w:instrText xml:space="preserve"> NUMPAGES </w:instrText>
    </w:r>
    <w:r w:rsidRPr="00B94AAA">
      <w:rPr>
        <w:rFonts w:ascii="Arial" w:hAnsi="Arial" w:cs="Arial"/>
        <w:sz w:val="18"/>
        <w:szCs w:val="18"/>
        <w:lang w:val="en-US"/>
      </w:rPr>
      <w:fldChar w:fldCharType="separate"/>
    </w:r>
    <w:r w:rsidR="00C3291B">
      <w:rPr>
        <w:rFonts w:ascii="Arial" w:hAnsi="Arial" w:cs="Arial"/>
        <w:noProof/>
        <w:sz w:val="18"/>
        <w:szCs w:val="18"/>
        <w:lang w:val="en-US"/>
      </w:rPr>
      <w:t>4</w:t>
    </w:r>
    <w:r w:rsidRPr="00B94AAA">
      <w:rPr>
        <w:rFonts w:ascii="Arial" w:hAnsi="Arial" w:cs="Arial"/>
        <w:sz w:val="18"/>
        <w:szCs w:val="18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0246D" w14:textId="77777777" w:rsidR="000870ED" w:rsidRDefault="000870E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071D2" w14:textId="77777777" w:rsidR="00FA7142" w:rsidRDefault="00FA7142" w:rsidP="009A5DAF">
    <w:pPr>
      <w:pStyle w:val="Footer"/>
      <w:tabs>
        <w:tab w:val="clear" w:pos="4153"/>
        <w:tab w:val="clear" w:pos="8306"/>
        <w:tab w:val="right" w:pos="9090"/>
      </w:tabs>
      <w:ind w:right="-226"/>
      <w:rPr>
        <w:rFonts w:ascii="Arial" w:hAnsi="Arial" w:cs="Arial"/>
        <w:sz w:val="18"/>
        <w:szCs w:val="18"/>
      </w:rPr>
    </w:pPr>
  </w:p>
  <w:p w14:paraId="686B5D41" w14:textId="77777777" w:rsidR="00FA7142" w:rsidRPr="00B94AAA" w:rsidRDefault="00FA7142" w:rsidP="009A5DAF">
    <w:pPr>
      <w:pStyle w:val="Footer"/>
      <w:tabs>
        <w:tab w:val="clear" w:pos="4153"/>
        <w:tab w:val="clear" w:pos="8306"/>
        <w:tab w:val="right" w:pos="9090"/>
      </w:tabs>
      <w:ind w:right="-226"/>
      <w:rPr>
        <w:rFonts w:ascii="Arial" w:hAnsi="Arial" w:cs="Arial"/>
      </w:rPr>
    </w:pPr>
    <w:r w:rsidRPr="00B94AAA">
      <w:rPr>
        <w:rFonts w:ascii="Arial" w:hAnsi="Arial" w:cs="Arial"/>
        <w:sz w:val="18"/>
        <w:szCs w:val="18"/>
      </w:rPr>
      <w:fldChar w:fldCharType="begin"/>
    </w:r>
    <w:r w:rsidRPr="00B94AAA">
      <w:rPr>
        <w:rFonts w:ascii="Arial" w:hAnsi="Arial" w:cs="Arial"/>
        <w:sz w:val="18"/>
        <w:szCs w:val="18"/>
      </w:rPr>
      <w:instrText xml:space="preserve"> FILENAME </w:instrText>
    </w:r>
    <w:r w:rsidRPr="00B94AAA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HR - Induction - OPS</w:t>
    </w:r>
    <w:r w:rsidRPr="00B94AAA"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 xml:space="preserve"> (</w:t>
    </w:r>
    <w:hyperlink r:id="rId1" w:history="1">
      <w:r>
        <w:rPr>
          <w:rStyle w:val="Hyperlink"/>
          <w:rFonts w:ascii="Segoe UI" w:hAnsi="Segoe UI" w:cs="Segoe UI"/>
          <w:sz w:val="20"/>
          <w:szCs w:val="20"/>
        </w:rPr>
        <w:t>WCMA-104-2745</w:t>
      </w:r>
    </w:hyperlink>
    <w:r>
      <w:rPr>
        <w:rFonts w:ascii="Segoe UI" w:hAnsi="Segoe UI" w:cs="Segoe UI"/>
        <w:color w:val="444444"/>
        <w:sz w:val="20"/>
        <w:szCs w:val="20"/>
      </w:rPr>
      <w:t>)</w:t>
    </w:r>
    <w:r w:rsidRPr="00B94AAA">
      <w:rPr>
        <w:rFonts w:ascii="Arial" w:hAnsi="Arial" w:cs="Arial"/>
        <w:sz w:val="18"/>
        <w:szCs w:val="18"/>
      </w:rPr>
      <w:tab/>
    </w:r>
    <w:r w:rsidRPr="00B94AAA">
      <w:rPr>
        <w:rFonts w:ascii="Arial" w:hAnsi="Arial" w:cs="Arial"/>
        <w:sz w:val="18"/>
        <w:szCs w:val="18"/>
        <w:lang w:val="en-US"/>
      </w:rPr>
      <w:t xml:space="preserve">Page </w:t>
    </w:r>
    <w:r w:rsidRPr="00B94AAA">
      <w:rPr>
        <w:rFonts w:ascii="Arial" w:hAnsi="Arial" w:cs="Arial"/>
        <w:sz w:val="18"/>
        <w:szCs w:val="18"/>
        <w:lang w:val="en-US"/>
      </w:rPr>
      <w:fldChar w:fldCharType="begin"/>
    </w:r>
    <w:r w:rsidRPr="00B94AAA">
      <w:rPr>
        <w:rFonts w:ascii="Arial" w:hAnsi="Arial" w:cs="Arial"/>
        <w:sz w:val="18"/>
        <w:szCs w:val="18"/>
        <w:lang w:val="en-US"/>
      </w:rPr>
      <w:instrText xml:space="preserve"> PAGE </w:instrText>
    </w:r>
    <w:r w:rsidRPr="00B94AAA">
      <w:rPr>
        <w:rFonts w:ascii="Arial" w:hAnsi="Arial" w:cs="Arial"/>
        <w:sz w:val="18"/>
        <w:szCs w:val="18"/>
        <w:lang w:val="en-US"/>
      </w:rPr>
      <w:fldChar w:fldCharType="separate"/>
    </w:r>
    <w:r>
      <w:rPr>
        <w:rFonts w:ascii="Arial" w:hAnsi="Arial" w:cs="Arial"/>
        <w:noProof/>
        <w:sz w:val="18"/>
        <w:szCs w:val="18"/>
        <w:lang w:val="en-US"/>
      </w:rPr>
      <w:t>4</w:t>
    </w:r>
    <w:r w:rsidRPr="00B94AAA">
      <w:rPr>
        <w:rFonts w:ascii="Arial" w:hAnsi="Arial" w:cs="Arial"/>
        <w:sz w:val="18"/>
        <w:szCs w:val="18"/>
        <w:lang w:val="en-US"/>
      </w:rPr>
      <w:fldChar w:fldCharType="end"/>
    </w:r>
    <w:r w:rsidRPr="00B94AAA">
      <w:rPr>
        <w:rFonts w:ascii="Arial" w:hAnsi="Arial" w:cs="Arial"/>
        <w:sz w:val="18"/>
        <w:szCs w:val="18"/>
        <w:lang w:val="en-US"/>
      </w:rPr>
      <w:t xml:space="preserve"> of </w:t>
    </w:r>
    <w:r w:rsidRPr="00B94AAA">
      <w:rPr>
        <w:rFonts w:ascii="Arial" w:hAnsi="Arial" w:cs="Arial"/>
        <w:sz w:val="18"/>
        <w:szCs w:val="18"/>
        <w:lang w:val="en-US"/>
      </w:rPr>
      <w:fldChar w:fldCharType="begin"/>
    </w:r>
    <w:r w:rsidRPr="00B94AAA">
      <w:rPr>
        <w:rFonts w:ascii="Arial" w:hAnsi="Arial" w:cs="Arial"/>
        <w:sz w:val="18"/>
        <w:szCs w:val="18"/>
        <w:lang w:val="en-US"/>
      </w:rPr>
      <w:instrText xml:space="preserve"> NUMPAGES </w:instrText>
    </w:r>
    <w:r w:rsidRPr="00B94AAA">
      <w:rPr>
        <w:rFonts w:ascii="Arial" w:hAnsi="Arial" w:cs="Arial"/>
        <w:sz w:val="18"/>
        <w:szCs w:val="18"/>
        <w:lang w:val="en-US"/>
      </w:rPr>
      <w:fldChar w:fldCharType="separate"/>
    </w:r>
    <w:r>
      <w:rPr>
        <w:rFonts w:ascii="Arial" w:hAnsi="Arial" w:cs="Arial"/>
        <w:noProof/>
        <w:sz w:val="18"/>
        <w:szCs w:val="18"/>
        <w:lang w:val="en-US"/>
      </w:rPr>
      <w:t>4</w:t>
    </w:r>
    <w:r w:rsidRPr="00B94AAA">
      <w:rPr>
        <w:rFonts w:ascii="Arial" w:hAnsi="Arial" w:cs="Arial"/>
        <w:sz w:val="18"/>
        <w:szCs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CBE89" w14:textId="77777777" w:rsidR="0043443A" w:rsidRDefault="0043443A">
      <w:r>
        <w:separator/>
      </w:r>
    </w:p>
  </w:footnote>
  <w:footnote w:type="continuationSeparator" w:id="0">
    <w:p w14:paraId="0AA58CAE" w14:textId="77777777" w:rsidR="0043443A" w:rsidRDefault="00434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D659F" w14:textId="77777777" w:rsidR="000870ED" w:rsidRDefault="000870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683DC" w14:textId="77777777" w:rsidR="00B94AAA" w:rsidRPr="00B94AAA" w:rsidRDefault="00B94AAA" w:rsidP="00B94AAA">
    <w:pPr>
      <w:pStyle w:val="Header"/>
    </w:pPr>
    <w:r>
      <w:rPr>
        <w:noProof/>
        <w:lang w:eastAsia="en-AU"/>
      </w:rPr>
      <w:pict w14:anchorId="64570A2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-9.6pt;margin-top:-66.75pt;width:175.5pt;height:30pt;z-index:251658752" filled="f" stroked="f">
          <v:textbox>
            <w:txbxContent>
              <w:p w14:paraId="62E4601C" w14:textId="77777777" w:rsidR="00B94AAA" w:rsidRPr="00BC0823" w:rsidRDefault="00B94AAA" w:rsidP="00FA7142">
                <w:pPr>
                  <w:rPr>
                    <w:rFonts w:ascii="Arial" w:hAnsi="Arial" w:cs="Arial"/>
                    <w:b/>
                    <w:sz w:val="28"/>
                    <w:szCs w:val="28"/>
                  </w:rPr>
                </w:pPr>
                <w:r>
                  <w:rPr>
                    <w:rFonts w:ascii="Arial" w:hAnsi="Arial" w:cs="Arial"/>
                    <w:b/>
                    <w:sz w:val="28"/>
                    <w:szCs w:val="28"/>
                  </w:rPr>
                  <w:t>INDUCTION</w:t>
                </w:r>
              </w:p>
            </w:txbxContent>
          </v:textbox>
        </v:shape>
      </w:pict>
    </w:r>
    <w:r>
      <w:rPr>
        <w:noProof/>
        <w:lang w:eastAsia="en-AU"/>
      </w:rPr>
      <w:pict w14:anchorId="7A2E377C">
        <v:shape id="_x0000_s1029" type="#_x0000_t202" style="position:absolute;margin-left:-14.1pt;margin-top:-90.75pt;width:186pt;height:24pt;z-index:251657728" filled="f" stroked="f">
          <v:textbox>
            <w:txbxContent>
              <w:p w14:paraId="59FF2333" w14:textId="77777777" w:rsidR="00B94AAA" w:rsidRPr="00BC0823" w:rsidRDefault="00B94AAA" w:rsidP="00B94AAA">
                <w:pPr>
                  <w:rPr>
                    <w:rFonts w:ascii="Arial" w:hAnsi="Arial" w:cs="Arial"/>
                    <w:b/>
                    <w:sz w:val="28"/>
                    <w:szCs w:val="28"/>
                  </w:rPr>
                </w:pPr>
                <w:r w:rsidRPr="00BC0823">
                  <w:rPr>
                    <w:rFonts w:ascii="Arial" w:hAnsi="Arial" w:cs="Arial"/>
                    <w:b/>
                    <w:sz w:val="28"/>
                    <w:szCs w:val="28"/>
                  </w:rPr>
                  <w:t>OPERATIONAL POLICY</w:t>
                </w:r>
              </w:p>
            </w:txbxContent>
          </v:textbox>
        </v:shape>
      </w:pict>
    </w:r>
    <w:r>
      <w:rPr>
        <w:noProof/>
      </w:rPr>
      <w:pict w14:anchorId="5A1399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3" o:spid="_x0000_s1028" type="#_x0000_t75" alt="OP11" style="position:absolute;margin-left:-51.3pt;margin-top:-101.7pt;width:571.6pt;height:126pt;z-index:-251659776;visibility:visible">
          <v:imagedata r:id="rId1" o:title="OP1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D914F" w14:textId="77777777" w:rsidR="000870ED" w:rsidRDefault="000870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7562"/>
    <w:multiLevelType w:val="hybridMultilevel"/>
    <w:tmpl w:val="FA08A6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21F19"/>
    <w:multiLevelType w:val="hybridMultilevel"/>
    <w:tmpl w:val="7C78A3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D4AB1"/>
    <w:multiLevelType w:val="hybridMultilevel"/>
    <w:tmpl w:val="4A3A02B4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247BD2"/>
    <w:multiLevelType w:val="hybridMultilevel"/>
    <w:tmpl w:val="0AB4FA0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23BF8"/>
    <w:multiLevelType w:val="hybridMultilevel"/>
    <w:tmpl w:val="023C34B2"/>
    <w:lvl w:ilvl="0" w:tplc="0C090001">
      <w:start w:val="1"/>
      <w:numFmt w:val="bullet"/>
      <w:pStyle w:val="BulletText"/>
      <w:lvlText w:val=""/>
      <w:lvlJc w:val="left"/>
      <w:pPr>
        <w:tabs>
          <w:tab w:val="num" w:pos="1497"/>
        </w:tabs>
        <w:ind w:left="1497" w:hanging="363"/>
      </w:pPr>
      <w:rPr>
        <w:rFonts w:ascii="Wingdings" w:hAnsi="Wingdings" w:hint="default"/>
        <w:color w:val="000000"/>
        <w:sz w:val="20"/>
      </w:rPr>
    </w:lvl>
    <w:lvl w:ilvl="1" w:tplc="0C090003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D6DFA"/>
    <w:multiLevelType w:val="hybridMultilevel"/>
    <w:tmpl w:val="E0187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F2673"/>
    <w:multiLevelType w:val="multilevel"/>
    <w:tmpl w:val="60D8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784726"/>
    <w:multiLevelType w:val="hybridMultilevel"/>
    <w:tmpl w:val="445AAA94"/>
    <w:lvl w:ilvl="0" w:tplc="0C09000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01D009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EA0B18"/>
    <w:multiLevelType w:val="multilevel"/>
    <w:tmpl w:val="9158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96608"/>
    <w:multiLevelType w:val="hybridMultilevel"/>
    <w:tmpl w:val="4126B2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9464FB"/>
    <w:multiLevelType w:val="hybridMultilevel"/>
    <w:tmpl w:val="65B449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DE2077"/>
    <w:multiLevelType w:val="hybridMultilevel"/>
    <w:tmpl w:val="43EABA16"/>
    <w:lvl w:ilvl="0" w:tplc="0C09000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3E451CE"/>
    <w:multiLevelType w:val="multilevel"/>
    <w:tmpl w:val="43EA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62669980">
    <w:abstractNumId w:val="4"/>
  </w:num>
  <w:num w:numId="2" w16cid:durableId="483546423">
    <w:abstractNumId w:val="8"/>
  </w:num>
  <w:num w:numId="3" w16cid:durableId="1656181935">
    <w:abstractNumId w:val="3"/>
  </w:num>
  <w:num w:numId="4" w16cid:durableId="189027914">
    <w:abstractNumId w:val="5"/>
  </w:num>
  <w:num w:numId="5" w16cid:durableId="560948826">
    <w:abstractNumId w:val="7"/>
  </w:num>
  <w:num w:numId="6" w16cid:durableId="1644652731">
    <w:abstractNumId w:val="10"/>
  </w:num>
  <w:num w:numId="7" w16cid:durableId="767237228">
    <w:abstractNumId w:val="2"/>
  </w:num>
  <w:num w:numId="8" w16cid:durableId="172914056">
    <w:abstractNumId w:val="12"/>
  </w:num>
  <w:num w:numId="9" w16cid:durableId="935748872">
    <w:abstractNumId w:val="13"/>
  </w:num>
  <w:num w:numId="10" w16cid:durableId="884757774">
    <w:abstractNumId w:val="6"/>
  </w:num>
  <w:num w:numId="11" w16cid:durableId="891231488">
    <w:abstractNumId w:val="9"/>
  </w:num>
  <w:num w:numId="12" w16cid:durableId="953942248">
    <w:abstractNumId w:val="0"/>
  </w:num>
  <w:num w:numId="13" w16cid:durableId="2000886965">
    <w:abstractNumId w:val="11"/>
  </w:num>
  <w:num w:numId="14" w16cid:durableId="2095935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5DAF"/>
    <w:rsid w:val="0000447D"/>
    <w:rsid w:val="00023169"/>
    <w:rsid w:val="00057F56"/>
    <w:rsid w:val="00082F83"/>
    <w:rsid w:val="000870ED"/>
    <w:rsid w:val="000A40E1"/>
    <w:rsid w:val="000B4311"/>
    <w:rsid w:val="000C4B7B"/>
    <w:rsid w:val="000D05BB"/>
    <w:rsid w:val="00113CB8"/>
    <w:rsid w:val="001219FE"/>
    <w:rsid w:val="00126AED"/>
    <w:rsid w:val="001707ED"/>
    <w:rsid w:val="00180B74"/>
    <w:rsid w:val="00196EF3"/>
    <w:rsid w:val="001D6BF5"/>
    <w:rsid w:val="001F55AC"/>
    <w:rsid w:val="0021512F"/>
    <w:rsid w:val="002267DD"/>
    <w:rsid w:val="00265A96"/>
    <w:rsid w:val="00265BDF"/>
    <w:rsid w:val="002C245D"/>
    <w:rsid w:val="002E02DA"/>
    <w:rsid w:val="00317B3F"/>
    <w:rsid w:val="00373610"/>
    <w:rsid w:val="0037701D"/>
    <w:rsid w:val="0038011C"/>
    <w:rsid w:val="0038382D"/>
    <w:rsid w:val="00384F5D"/>
    <w:rsid w:val="003B34B8"/>
    <w:rsid w:val="003F4747"/>
    <w:rsid w:val="0043443A"/>
    <w:rsid w:val="004404D4"/>
    <w:rsid w:val="00444EAF"/>
    <w:rsid w:val="00462A56"/>
    <w:rsid w:val="00465D38"/>
    <w:rsid w:val="004B493B"/>
    <w:rsid w:val="004E15AE"/>
    <w:rsid w:val="004E56AE"/>
    <w:rsid w:val="004F12AC"/>
    <w:rsid w:val="004F718F"/>
    <w:rsid w:val="0052315A"/>
    <w:rsid w:val="00560204"/>
    <w:rsid w:val="005A4B24"/>
    <w:rsid w:val="005A6FD7"/>
    <w:rsid w:val="00607B1C"/>
    <w:rsid w:val="006629CA"/>
    <w:rsid w:val="00663A96"/>
    <w:rsid w:val="006657DF"/>
    <w:rsid w:val="006E5313"/>
    <w:rsid w:val="006E7EC2"/>
    <w:rsid w:val="007457FE"/>
    <w:rsid w:val="007A6D46"/>
    <w:rsid w:val="00803700"/>
    <w:rsid w:val="008150AB"/>
    <w:rsid w:val="008327E3"/>
    <w:rsid w:val="00891388"/>
    <w:rsid w:val="008B16D3"/>
    <w:rsid w:val="008C0DE5"/>
    <w:rsid w:val="00904947"/>
    <w:rsid w:val="00905687"/>
    <w:rsid w:val="00917846"/>
    <w:rsid w:val="00921023"/>
    <w:rsid w:val="0096479E"/>
    <w:rsid w:val="009A5DAF"/>
    <w:rsid w:val="00A25224"/>
    <w:rsid w:val="00A548CD"/>
    <w:rsid w:val="00A574B1"/>
    <w:rsid w:val="00A6447C"/>
    <w:rsid w:val="00A74501"/>
    <w:rsid w:val="00A91775"/>
    <w:rsid w:val="00AC2C6C"/>
    <w:rsid w:val="00AF24E1"/>
    <w:rsid w:val="00AF43CC"/>
    <w:rsid w:val="00B5699A"/>
    <w:rsid w:val="00B665E4"/>
    <w:rsid w:val="00B81421"/>
    <w:rsid w:val="00B90AFD"/>
    <w:rsid w:val="00B94AAA"/>
    <w:rsid w:val="00BC7ECF"/>
    <w:rsid w:val="00BF2D06"/>
    <w:rsid w:val="00C1175F"/>
    <w:rsid w:val="00C3291B"/>
    <w:rsid w:val="00C374E4"/>
    <w:rsid w:val="00C5352A"/>
    <w:rsid w:val="00C54B83"/>
    <w:rsid w:val="00C92010"/>
    <w:rsid w:val="00CA6CF9"/>
    <w:rsid w:val="00CC5CBA"/>
    <w:rsid w:val="00CD128E"/>
    <w:rsid w:val="00CD49E5"/>
    <w:rsid w:val="00CF4D1B"/>
    <w:rsid w:val="00D3176E"/>
    <w:rsid w:val="00D4659E"/>
    <w:rsid w:val="00D5304B"/>
    <w:rsid w:val="00D86943"/>
    <w:rsid w:val="00E1186A"/>
    <w:rsid w:val="00E54B14"/>
    <w:rsid w:val="00E6388F"/>
    <w:rsid w:val="00E94246"/>
    <w:rsid w:val="00ED0C22"/>
    <w:rsid w:val="00EF50B1"/>
    <w:rsid w:val="00F159BC"/>
    <w:rsid w:val="00F25A80"/>
    <w:rsid w:val="00F534C6"/>
    <w:rsid w:val="00F535CE"/>
    <w:rsid w:val="00F62780"/>
    <w:rsid w:val="00FA7142"/>
    <w:rsid w:val="00FC091A"/>
    <w:rsid w:val="00FC66C6"/>
    <w:rsid w:val="00FE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09AAEDAB"/>
  <w15:chartTrackingRefBased/>
  <w15:docId w15:val="{2E40D475-E7B6-4A77-BCFA-3C14F4E7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5DAF"/>
    <w:rPr>
      <w:sz w:val="24"/>
      <w:szCs w:val="24"/>
      <w:lang w:val="en-AU"/>
    </w:rPr>
  </w:style>
  <w:style w:type="paragraph" w:styleId="Heading1">
    <w:name w:val="heading 1"/>
    <w:aliases w:val="Major Heading"/>
    <w:basedOn w:val="Normal"/>
    <w:next w:val="Normal"/>
    <w:qFormat/>
    <w:rsid w:val="009A5DAF"/>
    <w:pPr>
      <w:keepNext/>
      <w:outlineLvl w:val="0"/>
    </w:pPr>
    <w:rPr>
      <w:rFonts w:ascii="Arial" w:hAnsi="Arial" w:cs="Arial"/>
      <w:b/>
      <w:bCs/>
      <w:sz w:val="28"/>
      <w:szCs w:val="20"/>
      <w:lang w:val="en-US"/>
    </w:rPr>
  </w:style>
  <w:style w:type="paragraph" w:styleId="Heading2">
    <w:name w:val="heading 2"/>
    <w:aliases w:val="Secondary"/>
    <w:basedOn w:val="Normal"/>
    <w:next w:val="Normal"/>
    <w:autoRedefine/>
    <w:qFormat/>
    <w:rsid w:val="00113CB8"/>
    <w:pPr>
      <w:keepNext/>
      <w:outlineLvl w:val="1"/>
    </w:pPr>
    <w:rPr>
      <w:rFonts w:ascii="Gill Sans" w:eastAsia="Tahoma" w:hAnsi="Gill Sans" w:cs="Arial"/>
      <w:b/>
      <w:sz w:val="8"/>
      <w:szCs w:val="8"/>
    </w:rPr>
  </w:style>
  <w:style w:type="paragraph" w:styleId="Heading3">
    <w:name w:val="heading 3"/>
    <w:basedOn w:val="Normal"/>
    <w:next w:val="Normal"/>
    <w:qFormat/>
    <w:rsid w:val="003B34B8"/>
    <w:pPr>
      <w:keepNext/>
      <w:tabs>
        <w:tab w:val="num" w:pos="1701"/>
      </w:tabs>
      <w:spacing w:after="120"/>
      <w:ind w:left="1701" w:hanging="1134"/>
      <w:jc w:val="both"/>
      <w:outlineLvl w:val="2"/>
    </w:pPr>
    <w:rPr>
      <w:rFonts w:ascii="Arial" w:hAnsi="Arial"/>
      <w:sz w:val="20"/>
      <w:szCs w:val="20"/>
      <w:lang w:val="en-GB"/>
    </w:rPr>
  </w:style>
  <w:style w:type="paragraph" w:styleId="Heading4">
    <w:name w:val="heading 4"/>
    <w:basedOn w:val="Normal"/>
    <w:next w:val="Normal"/>
    <w:qFormat/>
    <w:rsid w:val="003B34B8"/>
    <w:pPr>
      <w:keepNext/>
      <w:tabs>
        <w:tab w:val="num" w:pos="1857"/>
        <w:tab w:val="num" w:pos="2835"/>
      </w:tabs>
      <w:spacing w:after="120"/>
      <w:ind w:left="2835" w:hanging="1134"/>
      <w:jc w:val="both"/>
      <w:outlineLvl w:val="3"/>
    </w:pPr>
    <w:rPr>
      <w:rFonts w:ascii="Arial" w:hAnsi="Arial"/>
      <w:bCs/>
      <w:sz w:val="20"/>
      <w:szCs w:val="20"/>
      <w:lang w:val="en-GB"/>
    </w:rPr>
  </w:style>
  <w:style w:type="paragraph" w:styleId="Heading5">
    <w:name w:val="heading 5"/>
    <w:basedOn w:val="Normal"/>
    <w:next w:val="Normal"/>
    <w:qFormat/>
    <w:rsid w:val="003B34B8"/>
    <w:pPr>
      <w:keepNext/>
      <w:ind w:left="3828" w:right="-1" w:hanging="1008"/>
      <w:jc w:val="both"/>
      <w:outlineLvl w:val="4"/>
    </w:pPr>
    <w:rPr>
      <w:rFonts w:ascii="Arial" w:hAnsi="Arial"/>
      <w:i/>
      <w:iCs/>
      <w:sz w:val="20"/>
      <w:szCs w:val="20"/>
      <w:lang w:val="en-GB"/>
    </w:rPr>
  </w:style>
  <w:style w:type="paragraph" w:styleId="Heading6">
    <w:name w:val="heading 6"/>
    <w:basedOn w:val="Normal"/>
    <w:next w:val="Normal"/>
    <w:qFormat/>
    <w:rsid w:val="003B34B8"/>
    <w:pPr>
      <w:keepNext/>
      <w:tabs>
        <w:tab w:val="num" w:pos="1152"/>
      </w:tabs>
      <w:ind w:left="1152" w:hanging="1152"/>
      <w:jc w:val="both"/>
      <w:outlineLvl w:val="5"/>
    </w:pPr>
    <w:rPr>
      <w:rFonts w:ascii="Arial" w:hAnsi="Arial"/>
      <w:b/>
      <w:i/>
      <w:sz w:val="20"/>
      <w:szCs w:val="20"/>
      <w:lang w:val="en-GB"/>
    </w:rPr>
  </w:style>
  <w:style w:type="paragraph" w:styleId="Heading7">
    <w:name w:val="heading 7"/>
    <w:basedOn w:val="Normal"/>
    <w:next w:val="Normal"/>
    <w:qFormat/>
    <w:rsid w:val="003B34B8"/>
    <w:pPr>
      <w:keepNext/>
      <w:tabs>
        <w:tab w:val="num" w:pos="1296"/>
      </w:tabs>
      <w:ind w:left="1296" w:hanging="1296"/>
      <w:jc w:val="both"/>
      <w:outlineLvl w:val="6"/>
    </w:pPr>
    <w:rPr>
      <w:rFonts w:ascii="Arial" w:hAnsi="Arial"/>
      <w:b/>
      <w:sz w:val="20"/>
      <w:szCs w:val="20"/>
      <w:u w:val="single"/>
      <w:lang w:val="en-GB"/>
    </w:rPr>
  </w:style>
  <w:style w:type="paragraph" w:styleId="Heading8">
    <w:name w:val="heading 8"/>
    <w:basedOn w:val="Normal"/>
    <w:next w:val="Normal"/>
    <w:qFormat/>
    <w:rsid w:val="003B34B8"/>
    <w:pPr>
      <w:keepNext/>
      <w:tabs>
        <w:tab w:val="num" w:pos="1440"/>
      </w:tabs>
      <w:ind w:left="1440" w:hanging="1440"/>
      <w:jc w:val="center"/>
      <w:outlineLvl w:val="7"/>
    </w:pPr>
    <w:rPr>
      <w:rFonts w:ascii="Arial" w:hAnsi="Arial"/>
      <w:b/>
      <w:sz w:val="20"/>
      <w:szCs w:val="20"/>
      <w:lang w:val="en-GB"/>
    </w:rPr>
  </w:style>
  <w:style w:type="paragraph" w:styleId="Heading9">
    <w:name w:val="heading 9"/>
    <w:basedOn w:val="Normal"/>
    <w:next w:val="Normal"/>
    <w:qFormat/>
    <w:rsid w:val="003B34B8"/>
    <w:pPr>
      <w:tabs>
        <w:tab w:val="num" w:pos="1584"/>
      </w:tabs>
      <w:spacing w:before="240" w:after="60"/>
      <w:ind w:left="1584" w:hanging="1584"/>
      <w:jc w:val="both"/>
      <w:outlineLvl w:val="8"/>
    </w:pPr>
    <w:rPr>
      <w:rFonts w:ascii="Arial" w:hAnsi="Arial" w:cs="Arial"/>
      <w:sz w:val="22"/>
      <w:szCs w:val="22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ulletText">
    <w:name w:val="Bullet Text"/>
    <w:basedOn w:val="Normal"/>
    <w:rsid w:val="009A5DAF"/>
    <w:pPr>
      <w:numPr>
        <w:numId w:val="1"/>
      </w:numPr>
      <w:spacing w:before="100" w:line="274" w:lineRule="auto"/>
      <w:jc w:val="both"/>
    </w:pPr>
    <w:rPr>
      <w:rFonts w:ascii="Arial" w:hAnsi="Arial"/>
      <w:sz w:val="20"/>
      <w:szCs w:val="20"/>
      <w:lang w:val="en-US"/>
    </w:rPr>
  </w:style>
  <w:style w:type="character" w:customStyle="1" w:styleId="hdr11">
    <w:name w:val="hdr11"/>
    <w:rsid w:val="009A5DAF"/>
    <w:rPr>
      <w:rFonts w:ascii="Arial" w:hAnsi="Arial" w:cs="Arial" w:hint="default"/>
      <w:b/>
      <w:bCs/>
      <w:color w:val="333333"/>
      <w:sz w:val="24"/>
      <w:szCs w:val="24"/>
    </w:rPr>
  </w:style>
  <w:style w:type="paragraph" w:styleId="BodyTextIndent">
    <w:name w:val="Body Text Indent"/>
    <w:basedOn w:val="Normal"/>
    <w:rsid w:val="009A5DAF"/>
    <w:pPr>
      <w:spacing w:line="274" w:lineRule="auto"/>
      <w:ind w:left="720"/>
      <w:jc w:val="both"/>
    </w:pPr>
    <w:rPr>
      <w:rFonts w:ascii="Arial" w:hAnsi="Arial" w:cs="Arial"/>
      <w:sz w:val="20"/>
    </w:rPr>
  </w:style>
  <w:style w:type="character" w:styleId="Emphasis">
    <w:name w:val="Emphasis"/>
    <w:qFormat/>
    <w:rsid w:val="009A5DAF"/>
    <w:rPr>
      <w:i/>
      <w:iCs/>
      <w:sz w:val="20"/>
    </w:rPr>
  </w:style>
  <w:style w:type="paragraph" w:customStyle="1" w:styleId="bullet">
    <w:name w:val="bullet"/>
    <w:basedOn w:val="Normal"/>
    <w:rsid w:val="009A5DAF"/>
    <w:pPr>
      <w:numPr>
        <w:numId w:val="3"/>
      </w:numPr>
      <w:spacing w:after="120" w:line="320" w:lineRule="exact"/>
      <w:jc w:val="both"/>
    </w:pPr>
    <w:rPr>
      <w:rFonts w:ascii="Kaisen Sans" w:hAnsi="Kaisen Sans"/>
      <w:sz w:val="20"/>
      <w:szCs w:val="20"/>
      <w:lang w:val="en-GB"/>
    </w:rPr>
  </w:style>
  <w:style w:type="paragraph" w:styleId="Header">
    <w:name w:val="header"/>
    <w:basedOn w:val="Normal"/>
    <w:rsid w:val="009A5DA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A5DAF"/>
    <w:pPr>
      <w:tabs>
        <w:tab w:val="center" w:pos="4153"/>
        <w:tab w:val="right" w:pos="8306"/>
      </w:tabs>
    </w:pPr>
  </w:style>
  <w:style w:type="paragraph" w:customStyle="1" w:styleId="tablesideheading">
    <w:name w:val="table side heading"/>
    <w:basedOn w:val="Normal"/>
    <w:rsid w:val="00D5304B"/>
    <w:pPr>
      <w:keepNext/>
      <w:keepLines/>
      <w:outlineLvl w:val="0"/>
    </w:pPr>
    <w:rPr>
      <w:rFonts w:ascii="Times New Roman Bold" w:hAnsi="Times New Roman Bold"/>
      <w:b/>
      <w:smallCaps/>
      <w:sz w:val="22"/>
      <w:szCs w:val="22"/>
    </w:rPr>
  </w:style>
  <w:style w:type="paragraph" w:customStyle="1" w:styleId="tabletext">
    <w:name w:val="table text"/>
    <w:basedOn w:val="Normal"/>
    <w:rsid w:val="00D5304B"/>
  </w:style>
  <w:style w:type="table" w:styleId="TableGrid">
    <w:name w:val="Table Grid"/>
    <w:basedOn w:val="TableNormal"/>
    <w:rsid w:val="00D530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rsid w:val="00B665E4"/>
    <w:rPr>
      <w:sz w:val="16"/>
      <w:szCs w:val="16"/>
    </w:rPr>
  </w:style>
  <w:style w:type="paragraph" w:styleId="CommentText">
    <w:name w:val="annotation text"/>
    <w:basedOn w:val="Normal"/>
    <w:semiHidden/>
    <w:rsid w:val="00B665E4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B665E4"/>
    <w:rPr>
      <w:b/>
      <w:bCs/>
    </w:rPr>
  </w:style>
  <w:style w:type="paragraph" w:styleId="BalloonText">
    <w:name w:val="Balloon Text"/>
    <w:basedOn w:val="Normal"/>
    <w:semiHidden/>
    <w:rsid w:val="00B665E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B4311"/>
    <w:pPr>
      <w:spacing w:before="100" w:beforeAutospacing="1" w:after="100" w:afterAutospacing="1"/>
    </w:pPr>
    <w:rPr>
      <w:lang w:eastAsia="en-AU"/>
    </w:rPr>
  </w:style>
  <w:style w:type="character" w:styleId="Hyperlink">
    <w:name w:val="Hyperlink"/>
    <w:uiPriority w:val="99"/>
    <w:unhideWhenUsed/>
    <w:rsid w:val="000B4311"/>
    <w:rPr>
      <w:color w:val="000066"/>
      <w:u w:val="single"/>
    </w:rPr>
  </w:style>
  <w:style w:type="character" w:styleId="Strong">
    <w:name w:val="Strong"/>
    <w:uiPriority w:val="22"/>
    <w:qFormat/>
    <w:rsid w:val="000B4311"/>
    <w:rPr>
      <w:b/>
      <w:bCs/>
    </w:rPr>
  </w:style>
  <w:style w:type="paragraph" w:customStyle="1" w:styleId="textnormal">
    <w:name w:val="text normal"/>
    <w:basedOn w:val="Normal"/>
    <w:rsid w:val="00B94AAA"/>
    <w:pPr>
      <w:spacing w:after="120" w:line="280" w:lineRule="exact"/>
    </w:pPr>
    <w:rPr>
      <w:rFonts w:ascii="Arial" w:hAnsi="Arial" w:cs="Arial"/>
      <w:sz w:val="20"/>
      <w:szCs w:val="22"/>
    </w:rPr>
  </w:style>
  <w:style w:type="paragraph" w:styleId="Revision">
    <w:name w:val="Revision"/>
    <w:hidden/>
    <w:uiPriority w:val="99"/>
    <w:semiHidden/>
    <w:rsid w:val="006629CA"/>
    <w:rPr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7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5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50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67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43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yperlink" Target="http://education.qld.gov.au/strategic/eppr/staff/sdvpr004/checklist.doc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3.emf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yperlink" Target="https://login.wcma.vic.gov.au/EDMS/HRM/HR%20Templates/LETTER%20-%20sucessful%20completion%20probation.doc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footer" Target="footer4.xml"/><Relationship Id="rId10" Type="http://schemas.openxmlformats.org/officeDocument/2006/relationships/footnotes" Target="footnotes.xml"/><Relationship Id="rId19" Type="http://schemas.openxmlformats.org/officeDocument/2006/relationships/hyperlink" Target="https://wcma.sharepoint.com/:w:/s/DC/EQINtDY9f_dKu9yu4CSmLFwBJWA1SrF6wFOy17GD3EKG1w?e=8L6fZO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package" Target="embeddings/Microsoft_Excel_Worksheet.xlsx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login.wcma.vic.gov.au/EDMS/_layouts/15/DocIdRedir.aspx?ID=WCMA-104-2745" TargetMode="External"/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login.wcma.vic.gov.au/EDMS/_layouts/15/DocIdRedir.aspx?ID=WCMA-104-2745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_Policy Document" ma:contentTypeID="0x010100CA7C09D128EADA4FA710CF83D62768DC02007098EA156D7DA141934EAC4269FF5A84" ma:contentTypeVersion="22" ma:contentTypeDescription="" ma:contentTypeScope="" ma:versionID="e1d71a2c428abe9cd083337655e985c5">
  <xsd:schema xmlns:xsd="http://www.w3.org/2001/XMLSchema" xmlns:xs="http://www.w3.org/2001/XMLSchema" xmlns:p="http://schemas.microsoft.com/office/2006/metadata/properties" xmlns:ns2="57b3bf2b-d218-4546-a0c8-bed312a9187f" xmlns:ns3="93c51b0a-db57-4e8b-9f2e-15f8d1f0fa1e" xmlns:ns4="4f951a06-9be0-4d10-a872-9697a7d3800c" targetNamespace="http://schemas.microsoft.com/office/2006/metadata/properties" ma:root="true" ma:fieldsID="0ad57bbc367cbafc850349a92067eeb6" ns2:_="" ns3:_="" ns4:_="">
    <xsd:import namespace="57b3bf2b-d218-4546-a0c8-bed312a9187f"/>
    <xsd:import namespace="93c51b0a-db57-4e8b-9f2e-15f8d1f0fa1e"/>
    <xsd:import namespace="4f951a06-9be0-4d10-a872-9697a7d3800c"/>
    <xsd:element name="properties">
      <xsd:complexType>
        <xsd:sequence>
          <xsd:element name="documentManagement">
            <xsd:complexType>
              <xsd:all>
                <xsd:element ref="ns2:Policy_x0020_Type" minOccurs="0"/>
                <xsd:element ref="ns2:Stage" minOccurs="0"/>
                <xsd:element ref="ns2:Document_x0020_Status" minOccurs="0"/>
                <xsd:element ref="ns2:Update_x0020_Cycle" minOccurs="0"/>
                <xsd:element ref="ns2:Last_x0020_Review" minOccurs="0"/>
                <xsd:element ref="ns2:Next_x0020_Review" minOccurs="0"/>
                <xsd:element ref="ns2:Policy_x0020_Category" minOccurs="0"/>
                <xsd:element ref="ns3:MediaServiceMetadata" minOccurs="0"/>
                <xsd:element ref="ns3:MediaServiceFastMetadata" minOccurs="0"/>
                <xsd:element ref="ns3:PolicyOwner" minOccurs="0"/>
                <xsd:element ref="ns3:InProgressUpdates" minOccurs="0"/>
                <xsd:element ref="ns2:SharedWithUsers" minOccurs="0"/>
                <xsd:element ref="ns2:SharedWithDetails" minOccurs="0"/>
                <xsd:element ref="ns3:PriorReview" minOccurs="0"/>
                <xsd:element ref="ns3:Comments" minOccurs="0"/>
                <xsd:element ref="ns3:MediaServiceObjectDetectorVersions" minOccurs="0"/>
                <xsd:element ref="ns3:MediaServiceSearchProperties" minOccurs="0"/>
                <xsd:element ref="ns2:f6adb55f44a64f358e577156372e7684" minOccurs="0"/>
                <xsd:element ref="ns4:TaxCatchAll" minOccurs="0"/>
                <xsd:element ref="ns4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b3bf2b-d218-4546-a0c8-bed312a9187f" elementFormDefault="qualified">
    <xsd:import namespace="http://schemas.microsoft.com/office/2006/documentManagement/types"/>
    <xsd:import namespace="http://schemas.microsoft.com/office/infopath/2007/PartnerControls"/>
    <xsd:element name="Policy_x0020_Type" ma:index="2" nillable="true" ma:displayName="Type" ma:format="Dropdown" ma:internalName="Policy_x0020_Type">
      <xsd:simpleType>
        <xsd:restriction base="dms:Choice">
          <xsd:enumeration value="OHS"/>
          <xsd:enumeration value="Forms"/>
          <xsd:enumeration value="Templates"/>
          <xsd:enumeration value="Guidelines"/>
          <xsd:enumeration value="TOR"/>
          <xsd:enumeration value="Strategic Policy"/>
          <xsd:enumeration value="Annual Process"/>
          <xsd:enumeration value="Operational Policy"/>
        </xsd:restriction>
      </xsd:simpleType>
    </xsd:element>
    <xsd:element name="Stage" ma:index="3" nillable="true" ma:displayName="Stage" ma:description="The approval stage which the file is at" ma:format="Dropdown" ma:internalName="Stage">
      <xsd:simpleType>
        <xsd:restriction base="dms:Choice">
          <xsd:enumeration value="In Progress"/>
          <xsd:enumeration value="Circulated"/>
          <xsd:enumeration value="Ready for Approval"/>
          <xsd:enumeration value="Referred"/>
          <xsd:enumeration value="Approved - Minor Changes"/>
          <xsd:enumeration value="Approved"/>
          <xsd:enumeration value="Published"/>
          <xsd:enumeration value="Superseded / Archived"/>
        </xsd:restriction>
      </xsd:simpleType>
    </xsd:element>
    <xsd:element name="Document_x0020_Status" ma:index="4" nillable="true" ma:displayName="Document Status" ma:default="Draft" ma:description="The document's publishing status" ma:format="Dropdown" ma:internalName="Document_x0020_Status" ma:readOnly="false">
      <xsd:simpleType>
        <xsd:restriction base="dms:Choice">
          <xsd:enumeration value="Superceded"/>
          <xsd:enumeration value="Archive"/>
          <xsd:enumeration value="Published"/>
          <xsd:enumeration value="Draft"/>
        </xsd:restriction>
      </xsd:simpleType>
    </xsd:element>
    <xsd:element name="Update_x0020_Cycle" ma:index="5" nillable="true" ma:displayName="Update Cycle" ma:default="3" ma:description="The length of time before a review is due on this document" ma:format="Dropdown" ma:internalName="Update_x0020_Cycle" ma:readOnly="false">
      <xsd:simpleType>
        <xsd:restriction base="dms:Choice">
          <xsd:enumeration value="1"/>
          <xsd:enumeration value="2"/>
          <xsd:enumeration value="3"/>
        </xsd:restriction>
      </xsd:simpleType>
    </xsd:element>
    <xsd:element name="Last_x0020_Review" ma:index="6" nillable="true" ma:displayName="Last Review" ma:default="" ma:format="DateOnly" ma:internalName="Last_x0020_Review" ma:readOnly="false">
      <xsd:simpleType>
        <xsd:restriction base="dms:DateTime"/>
      </xsd:simpleType>
    </xsd:element>
    <xsd:element name="Next_x0020_Review" ma:index="7" nillable="true" ma:displayName="Next Review" ma:description="The date when the next review is due" ma:format="DateOnly" ma:internalName="Next_x0020_Review">
      <xsd:simpleType>
        <xsd:restriction base="dms:DateTime"/>
      </xsd:simpleType>
    </xsd:element>
    <xsd:element name="Policy_x0020_Category" ma:index="8" nillable="true" ma:displayName="Category" ma:format="Dropdown" ma:internalName="Policy_x0020_Category">
      <xsd:simpleType>
        <xsd:restriction base="dms:Choice">
          <xsd:enumeration value="Board"/>
          <xsd:enumeration value="Corporate"/>
          <xsd:enumeration value="Finance"/>
          <xsd:enumeration value="HR"/>
          <xsd:enumeration value="Delivery"/>
          <xsd:enumeration value="OHS"/>
          <xsd:enumeration value="Annual Process"/>
          <xsd:enumeration value="ARF Audit Risk &amp; Finance"/>
          <xsd:enumeration value="B&amp;P Business &amp; Planning"/>
        </xsd:restriction>
      </xsd:simple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f6adb55f44a64f358e577156372e7684" ma:index="25" nillable="true" ma:taxonomy="true" ma:internalName="f6adb55f44a64f358e577156372e7684" ma:taxonomyFieldName="Document_x0020_Type" ma:displayName="Document Type" ma:default="" ma:fieldId="{f6adb55f-44a6-4f35-8e57-7156372e7684}" ma:sspId="ce3fe10e-6bf5-422e-83d9-a967def991c1" ma:termSetId="e3a2fcff-35e8-442a-aea5-9045804a72b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c51b0a-db57-4e8b-9f2e-15f8d1f0fa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PolicyOwner" ma:index="17" nillable="true" ma:displayName="Policy Owner" ma:description="Name of person reviewing" ma:format="Dropdown" ma:list="UserInfo" ma:SharePointGroup="0" ma:internalName="Policy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ProgressUpdates" ma:index="18" nillable="true" ma:displayName="In progress Updates" ma:description="For use of Policy Committee in providing updates on the policy review" ma:format="Dropdown" ma:internalName="InProgressUpdates">
      <xsd:simpleType>
        <xsd:restriction base="dms:Note">
          <xsd:maxLength value="255"/>
        </xsd:restriction>
      </xsd:simpleType>
    </xsd:element>
    <xsd:element name="PriorReview" ma:index="21" nillable="true" ma:displayName="Prior Review &gt; 3 years" ma:description="Prior Review - for evaluating if reviews undertaken within time frame" ma:format="DateOnly" ma:internalName="PriorReview">
      <xsd:simpleType>
        <xsd:restriction base="dms:DateTime"/>
      </xsd:simpleType>
    </xsd:element>
    <xsd:element name="Comments" ma:index="22" nillable="true" ma:displayName="Comments" ma:description="Reviewed " ma:format="Dropdown" ma:internalName="Comments">
      <xsd:simpleType>
        <xsd:restriction base="dms:Text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51a06-9be0-4d10-a872-9697a7d3800c" elementFormDefault="qualified">
    <xsd:import namespace="http://schemas.microsoft.com/office/2006/documentManagement/types"/>
    <xsd:import namespace="http://schemas.microsoft.com/office/infopath/2007/PartnerControls"/>
    <xsd:element name="TaxCatchAll" ma:index="26" nillable="true" ma:displayName="Taxonomy Catch All Column" ma:hidden="true" ma:list="{6006af11-6e09-496c-8c9f-59d0e318264e}" ma:internalName="TaxCatchAll" ma:showField="CatchAllData" ma:web="57b3bf2b-d218-4546-a0c8-bed312a918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7" nillable="true" ma:displayName="Taxonomy Catch All Column1" ma:hidden="true" ma:list="{6006af11-6e09-496c-8c9f-59d0e318264e}" ma:internalName="TaxCatchAllLabel" ma:readOnly="true" ma:showField="CatchAllDataLabel" ma:web="57b3bf2b-d218-4546-a0c8-bed312a918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ext_x0020_Review xmlns="57b3bf2b-d218-4546-a0c8-bed312a9187f">2026-09-05T12:00:00+00:00</Next_x0020_Review>
    <Stage xmlns="57b3bf2b-d218-4546-a0c8-bed312a9187f">Published</Stage>
    <TaxCatchAll xmlns="4f951a06-9be0-4d10-a872-9697a7d3800c"/>
    <Policy_x0020_Category xmlns="57b3bf2b-d218-4546-a0c8-bed312a9187f">HR</Policy_x0020_Category>
    <Last_x0020_Review xmlns="57b3bf2b-d218-4546-a0c8-bed312a9187f">2023-09-05T14:00:00+00:00</Last_x0020_Review>
    <InProgressUpdates xmlns="93c51b0a-db57-4e8b-9f2e-15f8d1f0fa1e" xsi:nil="true"/>
    <PriorReview xmlns="93c51b0a-db57-4e8b-9f2e-15f8d1f0fa1e">2020-09-09T14:00:00+00:00</PriorReview>
    <f6adb55f44a64f358e577156372e7684 xmlns="57b3bf2b-d218-4546-a0c8-bed312a9187f">
      <Terms xmlns="http://schemas.microsoft.com/office/infopath/2007/PartnerControls"/>
    </f6adb55f44a64f358e577156372e7684>
    <Update_x0020_Cycle xmlns="57b3bf2b-d218-4546-a0c8-bed312a9187f">3</Update_x0020_Cycle>
    <PolicyOwner xmlns="93c51b0a-db57-4e8b-9f2e-15f8d1f0fa1e">
      <UserInfo>
        <DisplayName/>
        <AccountId>10</AccountId>
        <AccountType/>
      </UserInfo>
    </PolicyOwner>
    <Policy_x0020_Type xmlns="57b3bf2b-d218-4546-a0c8-bed312a9187f">Operational Policy</Policy_x0020_Type>
    <Document_x0020_Status xmlns="57b3bf2b-d218-4546-a0c8-bed312a9187f">Published</Document_x0020_Status>
    <Comments xmlns="93c51b0a-db57-4e8b-9f2e-15f8d1f0fa1e" xsi:nil="true"/>
  </documentManagement>
</p:properties>
</file>

<file path=customXml/itemProps1.xml><?xml version="1.0" encoding="utf-8"?>
<ds:datastoreItem xmlns:ds="http://schemas.openxmlformats.org/officeDocument/2006/customXml" ds:itemID="{7B6CE368-B787-429C-B4E0-AC17AB05D3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E19103-0347-4EBF-BDF8-D986B778DAAD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22CE4143-AFC9-43C8-ACE5-63A632A350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38F87DB-8542-4F93-95D4-308C598C27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b3bf2b-d218-4546-a0c8-bed312a9187f"/>
    <ds:schemaRef ds:uri="93c51b0a-db57-4e8b-9f2e-15f8d1f0fa1e"/>
    <ds:schemaRef ds:uri="4f951a06-9be0-4d10-a872-9697a7d380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AE091F4-030D-4339-A268-5FDBA54B188B}">
  <ds:schemaRefs>
    <ds:schemaRef ds:uri="http://schemas.microsoft.com/office/2006/metadata/properties"/>
    <ds:schemaRef ds:uri="http://schemas.microsoft.com/office/infopath/2007/PartnerControls"/>
    <ds:schemaRef ds:uri="57b3bf2b-d218-4546-a0c8-bed312a9187f"/>
    <ds:schemaRef ds:uri="4f951a06-9be0-4d10-a872-9697a7d3800c"/>
    <ds:schemaRef ds:uri="93c51b0a-db57-4e8b-9f2e-15f8d1f0fa1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809</Words>
  <Characters>4612</Characters>
  <Application>Microsoft Office Word</Application>
  <DocSecurity>4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Induction Policy </vt:lpstr>
    </vt:vector>
  </TitlesOfParts>
  <Company>WCMA</Company>
  <LinksUpToDate>false</LinksUpToDate>
  <CharactersWithSpaces>5411</CharactersWithSpaces>
  <SharedDoc>false</SharedDoc>
  <HLinks>
    <vt:vector size="30" baseType="variant">
      <vt:variant>
        <vt:i4>2162739</vt:i4>
      </vt:variant>
      <vt:variant>
        <vt:i4>6</vt:i4>
      </vt:variant>
      <vt:variant>
        <vt:i4>0</vt:i4>
      </vt:variant>
      <vt:variant>
        <vt:i4>5</vt:i4>
      </vt:variant>
      <vt:variant>
        <vt:lpwstr>https://login.wcma.vic.gov.au/EDMS/HRM/HR Templates/LETTER - sucessful completion probation.doc</vt:lpwstr>
      </vt:variant>
      <vt:variant>
        <vt:lpwstr/>
      </vt:variant>
      <vt:variant>
        <vt:i4>1179695</vt:i4>
      </vt:variant>
      <vt:variant>
        <vt:i4>3</vt:i4>
      </vt:variant>
      <vt:variant>
        <vt:i4>0</vt:i4>
      </vt:variant>
      <vt:variant>
        <vt:i4>5</vt:i4>
      </vt:variant>
      <vt:variant>
        <vt:lpwstr>https://wcma.sharepoint.com/:w:/s/DC/EQINtDY9f_dKu9yu4CSmLFwBJWA1SrF6wFOy17GD3EKG1w?e=8L6fZO</vt:lpwstr>
      </vt:variant>
      <vt:variant>
        <vt:lpwstr/>
      </vt:variant>
      <vt:variant>
        <vt:i4>6946879</vt:i4>
      </vt:variant>
      <vt:variant>
        <vt:i4>0</vt:i4>
      </vt:variant>
      <vt:variant>
        <vt:i4>0</vt:i4>
      </vt:variant>
      <vt:variant>
        <vt:i4>5</vt:i4>
      </vt:variant>
      <vt:variant>
        <vt:lpwstr>http://education.qld.gov.au/strategic/eppr/staff/sdvpr004/checklist.doc</vt:lpwstr>
      </vt:variant>
      <vt:variant>
        <vt:lpwstr/>
      </vt:variant>
      <vt:variant>
        <vt:i4>4587645</vt:i4>
      </vt:variant>
      <vt:variant>
        <vt:i4>15</vt:i4>
      </vt:variant>
      <vt:variant>
        <vt:i4>0</vt:i4>
      </vt:variant>
      <vt:variant>
        <vt:i4>5</vt:i4>
      </vt:variant>
      <vt:variant>
        <vt:lpwstr>https://login.wcma.vic.gov.au/EDMS/_layouts/15/DocIdRedir.aspx?ID=WCMA-104-2745</vt:lpwstr>
      </vt:variant>
      <vt:variant>
        <vt:lpwstr/>
      </vt:variant>
      <vt:variant>
        <vt:i4>4587645</vt:i4>
      </vt:variant>
      <vt:variant>
        <vt:i4>3</vt:i4>
      </vt:variant>
      <vt:variant>
        <vt:i4>0</vt:i4>
      </vt:variant>
      <vt:variant>
        <vt:i4>5</vt:i4>
      </vt:variant>
      <vt:variant>
        <vt:lpwstr>https://login.wcma.vic.gov.au/EDMS/_layouts/15/DocIdRedir.aspx?ID=WCMA-104-2745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Induction Policy </dc:title>
  <dc:subject/>
  <dc:creator>Nicole Netherway</dc:creator>
  <cp:keywords/>
  <dc:description/>
  <cp:lastModifiedBy>Arif Rahman</cp:lastModifiedBy>
  <cp:revision>2</cp:revision>
  <cp:lastPrinted>2014-06-05T06:21:00Z</cp:lastPrinted>
  <dcterms:created xsi:type="dcterms:W3CDTF">2026-06-16T04:05:00Z</dcterms:created>
  <dcterms:modified xsi:type="dcterms:W3CDTF">2026-06-16T04:05:00Z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WCMA-132-886</vt:lpwstr>
  </property>
  <property fmtid="{D5CDD505-2E9C-101B-9397-08002B2CF9AE}" pid="3" name="_dlc_DocIdItemGuid">
    <vt:lpwstr>a394c03d-8963-431e-90b9-97d58c4e34a7</vt:lpwstr>
  </property>
  <property fmtid="{D5CDD505-2E9C-101B-9397-08002B2CF9AE}" pid="4" name="_dlc_DocIdUrl">
    <vt:lpwstr>https://login.wcma.vic.gov.au/EDMS/_layouts/15/DocIdRedir.aspx?ID=WCMA-132-886, WCMA-132-886</vt:lpwstr>
  </property>
  <property fmtid="{D5CDD505-2E9C-101B-9397-08002B2CF9AE}" pid="5" name="display_urn:schemas-microsoft-com:office:office#Editor">
    <vt:lpwstr>Nicole Netherway</vt:lpwstr>
  </property>
  <property fmtid="{D5CDD505-2E9C-101B-9397-08002B2CF9AE}" pid="6" name="display_urn:schemas-microsoft-com:office:office#Author">
    <vt:lpwstr>Nicole Netherway</vt:lpwstr>
  </property>
  <property fmtid="{D5CDD505-2E9C-101B-9397-08002B2CF9AE}" pid="7" name="8020 Number">
    <vt:lpwstr/>
  </property>
  <property fmtid="{D5CDD505-2E9C-101B-9397-08002B2CF9AE}" pid="8" name="Document Author">
    <vt:lpwstr>Nicole Netherway</vt:lpwstr>
  </property>
  <property fmtid="{D5CDD505-2E9C-101B-9397-08002B2CF9AE}" pid="9" name="Author Organisation">
    <vt:lpwstr>WCMA</vt:lpwstr>
  </property>
  <property fmtid="{D5CDD505-2E9C-101B-9397-08002B2CF9AE}" pid="10" name="Internal Control">
    <vt:lpwstr>Policy</vt:lpwstr>
  </property>
  <property fmtid="{D5CDD505-2E9C-101B-9397-08002B2CF9AE}" pid="11" name="Links">
    <vt:lpwstr/>
  </property>
  <property fmtid="{D5CDD505-2E9C-101B-9397-08002B2CF9AE}" pid="12" name="Topic">
    <vt:lpwstr>Policies Procedures</vt:lpwstr>
  </property>
  <property fmtid="{D5CDD505-2E9C-101B-9397-08002B2CF9AE}" pid="13" name="_docset_NoMedatataSyncRequired">
    <vt:lpwstr>False</vt:lpwstr>
  </property>
  <property fmtid="{D5CDD505-2E9C-101B-9397-08002B2CF9AE}" pid="14" name="Box">
    <vt:lpwstr/>
  </property>
  <property fmtid="{D5CDD505-2E9C-101B-9397-08002B2CF9AE}" pid="15" name="Business Area">
    <vt:lpwstr>HR</vt:lpwstr>
  </property>
  <property fmtid="{D5CDD505-2E9C-101B-9397-08002B2CF9AE}" pid="16" name="HR">
    <vt:lpwstr/>
  </property>
  <property fmtid="{D5CDD505-2E9C-101B-9397-08002B2CF9AE}" pid="17" name="Keyword">
    <vt:lpwstr/>
  </property>
  <property fmtid="{D5CDD505-2E9C-101B-9397-08002B2CF9AE}" pid="18" name="Document Comments">
    <vt:lpwstr/>
  </property>
  <property fmtid="{D5CDD505-2E9C-101B-9397-08002B2CF9AE}" pid="19" name="Distribution">
    <vt:lpwstr/>
  </property>
  <property fmtid="{D5CDD505-2E9C-101B-9397-08002B2CF9AE}" pid="20" name="Financial Year">
    <vt:lpwstr>2020 - 2021</vt:lpwstr>
  </property>
  <property fmtid="{D5CDD505-2E9C-101B-9397-08002B2CF9AE}" pid="21" name="SOPEDocumentLinks">
    <vt:lpwstr/>
  </property>
  <property fmtid="{D5CDD505-2E9C-101B-9397-08002B2CF9AE}" pid="22" name="Date1">
    <vt:lpwstr>2020-09-23T15:46:00Z</vt:lpwstr>
  </property>
  <property fmtid="{D5CDD505-2E9C-101B-9397-08002B2CF9AE}" pid="23" name="WorkflowChangePath">
    <vt:lpwstr>3e9ed7eb-a1f8-4307-ae40-7b5c1b37f431,18;</vt:lpwstr>
  </property>
  <property fmtid="{D5CDD505-2E9C-101B-9397-08002B2CF9AE}" pid="24" name="Current">
    <vt:lpwstr>1</vt:lpwstr>
  </property>
  <property fmtid="{D5CDD505-2E9C-101B-9397-08002B2CF9AE}" pid="25" name="Custodian">
    <vt:lpwstr>HR Coordinator </vt:lpwstr>
  </property>
  <property fmtid="{D5CDD505-2E9C-101B-9397-08002B2CF9AE}" pid="26" name="Visible2Board">
    <vt:lpwstr>0</vt:lpwstr>
  </property>
  <property fmtid="{D5CDD505-2E9C-101B-9397-08002B2CF9AE}" pid="27" name="Policy Custodian">
    <vt:lpwstr/>
  </property>
  <property fmtid="{D5CDD505-2E9C-101B-9397-08002B2CF9AE}" pid="28" name="Policy Status">
    <vt:lpwstr/>
  </property>
  <property fmtid="{D5CDD505-2E9C-101B-9397-08002B2CF9AE}" pid="29" name="PolicyCreation">
    <vt:lpwstr>2011-06-21T15:46:01Z</vt:lpwstr>
  </property>
  <property fmtid="{D5CDD505-2E9C-101B-9397-08002B2CF9AE}" pid="30" name="Last Reviewed">
    <vt:lpwstr>2020-09-10T15:46:01Z</vt:lpwstr>
  </property>
  <property fmtid="{D5CDD505-2E9C-101B-9397-08002B2CF9AE}" pid="31" name="display_urn:schemas-microsoft-com:office:office#PolicyOwner">
    <vt:lpwstr>Nicole Netherway</vt:lpwstr>
  </property>
</Properties>
</file>